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46A5BD69" w:rsidR="008F2408" w:rsidRDefault="001C3BE1" w:rsidP="008F2408">
            <w:pPr>
              <w:spacing w:before="60" w:after="60" w:line="240" w:lineRule="auto"/>
              <w:ind w:left="-1" w:firstLine="1"/>
              <w:jc w:val="left"/>
              <w:rPr>
                <w:rFonts w:cs="Arial"/>
              </w:rPr>
            </w:pPr>
            <w:r>
              <w:rPr>
                <w:rFonts w:cs="Arial"/>
              </w:rPr>
              <w:t>March</w:t>
            </w:r>
            <w:r w:rsidR="008F2408" w:rsidRPr="00FA5DB6">
              <w:rPr>
                <w:rFonts w:cs="Arial"/>
              </w:rPr>
              <w:t xml:space="preserve"> 202</w:t>
            </w:r>
            <w:r>
              <w:rPr>
                <w:rFonts w:cs="Arial"/>
              </w:rPr>
              <w:t>4</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r w:rsidR="00573A59" w:rsidRPr="00693533" w14:paraId="095E00B3" w14:textId="77777777" w:rsidTr="000C4840">
        <w:trPr>
          <w:cantSplit/>
          <w:jc w:val="center"/>
        </w:trPr>
        <w:tc>
          <w:tcPr>
            <w:tcW w:w="1271" w:type="dxa"/>
          </w:tcPr>
          <w:p w14:paraId="4A5B6359" w14:textId="4DFD36B5" w:rsidR="00573A59" w:rsidRPr="00FA5DB6" w:rsidRDefault="00573A59" w:rsidP="00573A59">
            <w:pPr>
              <w:spacing w:before="60" w:after="60" w:line="240" w:lineRule="auto"/>
              <w:jc w:val="left"/>
              <w:rPr>
                <w:rFonts w:cs="Arial"/>
              </w:rPr>
            </w:pPr>
            <w:r w:rsidRPr="00FA5DB6">
              <w:rPr>
                <w:rFonts w:cs="Arial"/>
              </w:rPr>
              <w:t xml:space="preserve">Draft </w:t>
            </w:r>
            <w:del w:id="0" w:author="Jeff Wootton" w:date="2024-06-24T14:21:00Z" w16du:dateUtc="2024-06-24T12:21:00Z">
              <w:r w:rsidRPr="00FA5DB6">
                <w:rPr>
                  <w:rFonts w:cs="Arial"/>
                </w:rPr>
                <w:delText>1.</w:delText>
              </w:r>
            </w:del>
            <w:r w:rsidR="0057150E">
              <w:rPr>
                <w:rFonts w:cs="Arial"/>
              </w:rPr>
              <w:t>2.0</w:t>
            </w:r>
            <w:ins w:id="1" w:author="Jeff Wootton" w:date="2024-06-24T14:21:00Z" w16du:dateUtc="2024-06-24T12:21:00Z">
              <w:r w:rsidRPr="00FA5DB6">
                <w:rPr>
                  <w:rFonts w:cs="Arial"/>
                </w:rPr>
                <w:t>.0</w:t>
              </w:r>
            </w:ins>
          </w:p>
        </w:tc>
        <w:tc>
          <w:tcPr>
            <w:tcW w:w="1701" w:type="dxa"/>
          </w:tcPr>
          <w:p w14:paraId="2EFF2D8B" w14:textId="07E73758" w:rsidR="00573A59" w:rsidRDefault="00573A59" w:rsidP="00573A59">
            <w:pPr>
              <w:spacing w:before="60" w:after="60" w:line="240" w:lineRule="auto"/>
              <w:ind w:left="-1" w:firstLine="1"/>
              <w:jc w:val="left"/>
              <w:rPr>
                <w:rFonts w:cs="Arial"/>
              </w:rPr>
            </w:pPr>
            <w:r>
              <w:rPr>
                <w:rFonts w:cs="Arial"/>
              </w:rPr>
              <w:t>Xxxx</w:t>
            </w:r>
            <w:r w:rsidRPr="00FA5DB6">
              <w:rPr>
                <w:rFonts w:cs="Arial"/>
              </w:rPr>
              <w:t xml:space="preserve"> 202</w:t>
            </w:r>
            <w:r>
              <w:rPr>
                <w:rFonts w:cs="Arial"/>
              </w:rPr>
              <w:t>4</w:t>
            </w:r>
          </w:p>
        </w:tc>
        <w:tc>
          <w:tcPr>
            <w:tcW w:w="1276" w:type="dxa"/>
          </w:tcPr>
          <w:p w14:paraId="0E82E9AB" w14:textId="75940CD5" w:rsidR="00573A59" w:rsidRDefault="00573A59" w:rsidP="00573A59">
            <w:pPr>
              <w:spacing w:before="60" w:after="60" w:line="240" w:lineRule="auto"/>
              <w:ind w:firstLine="21"/>
              <w:jc w:val="left"/>
              <w:rPr>
                <w:rFonts w:cs="Arial"/>
              </w:rPr>
            </w:pPr>
            <w:r>
              <w:rPr>
                <w:rFonts w:cs="Arial"/>
              </w:rPr>
              <w:t>S-100WG</w:t>
            </w:r>
          </w:p>
        </w:tc>
        <w:tc>
          <w:tcPr>
            <w:tcW w:w="5280" w:type="dxa"/>
          </w:tcPr>
          <w:p w14:paraId="4F4AF320" w14:textId="0628962C" w:rsidR="00573A59" w:rsidRDefault="00573A59" w:rsidP="00573A59">
            <w:pPr>
              <w:spacing w:before="60" w:after="60" w:line="240" w:lineRule="auto"/>
              <w:ind w:left="44" w:hanging="23"/>
              <w:jc w:val="left"/>
              <w:rPr>
                <w:rFonts w:cs="Arial"/>
              </w:rPr>
            </w:pPr>
            <w:del w:id="2" w:author="Jeff Wootton" w:date="2024-06-24T14:21:00Z" w16du:dateUtc="2024-06-24T12:21:00Z">
              <w:r>
                <w:rPr>
                  <w:rFonts w:cs="Arial"/>
                </w:rPr>
                <w:delText>New version for implementation and testing, updated to align with S-100 Edition 5.2.0.</w:delText>
              </w:r>
            </w:del>
            <w:ins w:id="3" w:author="Jeff Wootton" w:date="2024-06-24T14:21:00Z" w16du:dateUtc="2024-06-24T12:21:00Z">
              <w:r w:rsidR="0057150E">
                <w:rPr>
                  <w:rFonts w:cs="Arial"/>
                </w:rPr>
                <w:t>Initial operation</w:t>
              </w:r>
              <w:r w:rsidR="007D6DBA">
                <w:rPr>
                  <w:rFonts w:cs="Arial"/>
                </w:rPr>
                <w:t>al</w:t>
              </w:r>
              <w:r w:rsidR="0057150E">
                <w:rPr>
                  <w:rFonts w:cs="Arial"/>
                </w:rPr>
                <w:t xml:space="preserve"> Edition of S-101</w:t>
              </w:r>
              <w:r>
                <w:rPr>
                  <w:rFonts w:cs="Arial"/>
                </w:rPr>
                <w:t>.</w:t>
              </w:r>
            </w:ins>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lastRenderedPageBreak/>
        <w:br w:type="page"/>
      </w:r>
    </w:p>
    <w:p w14:paraId="032A0D99" w14:textId="5E15D659" w:rsidR="00F47195" w:rsidRPr="008D0CFF" w:rsidRDefault="00F47195" w:rsidP="00F47195">
      <w:pPr>
        <w:pStyle w:val="StylezzForewordAuto"/>
        <w:pageBreakBefore w:val="0"/>
        <w:jc w:val="center"/>
        <w:rPr>
          <w:sz w:val="24"/>
          <w:szCs w:val="24"/>
          <w:lang w:val="en-GB"/>
        </w:rPr>
      </w:pPr>
      <w:r>
        <w:rPr>
          <w:sz w:val="24"/>
          <w:szCs w:val="24"/>
          <w:lang w:val="en-GB"/>
        </w:rPr>
        <w:lastRenderedPageBreak/>
        <w:t xml:space="preserve">Summary of Substantive Changes in Edition </w:t>
      </w:r>
      <w:del w:id="4" w:author="Jeff Wootton" w:date="2024-06-24T14:21:00Z" w16du:dateUtc="2024-06-24T12:21:00Z">
        <w:r>
          <w:rPr>
            <w:sz w:val="24"/>
            <w:szCs w:val="24"/>
            <w:lang w:val="en-GB"/>
          </w:rPr>
          <w:delText>1.</w:delText>
        </w:r>
        <w:r w:rsidR="00685524">
          <w:rPr>
            <w:sz w:val="24"/>
            <w:szCs w:val="24"/>
            <w:lang w:val="en-GB"/>
          </w:rPr>
          <w:delText>3</w:delText>
        </w:r>
      </w:del>
      <w:ins w:id="5" w:author="Jeff Wootton" w:date="2024-06-24T14:21:00Z" w16du:dateUtc="2024-06-24T12:21:00Z">
        <w:r w:rsidR="007708BC">
          <w:rPr>
            <w:sz w:val="24"/>
            <w:szCs w:val="24"/>
            <w:lang w:val="en-GB"/>
          </w:rPr>
          <w:t>2.0</w:t>
        </w:r>
      </w:ins>
      <w:r>
        <w:rPr>
          <w:sz w:val="24"/>
          <w:szCs w:val="24"/>
          <w:lang w:val="en-GB"/>
        </w:rPr>
        <w:t>.0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9E386A" w:rsidRPr="008D0CFF" w14:paraId="212B3236" w14:textId="77777777" w:rsidTr="00A4519A">
        <w:trPr>
          <w:cantSplit/>
        </w:trPr>
        <w:tc>
          <w:tcPr>
            <w:tcW w:w="7230" w:type="dxa"/>
          </w:tcPr>
          <w:p w14:paraId="3E386235" w14:textId="07CEE41F" w:rsidR="009E386A" w:rsidRDefault="009E386A" w:rsidP="009E386A">
            <w:pPr>
              <w:suppressAutoHyphens/>
              <w:spacing w:before="60" w:after="60"/>
              <w:rPr>
                <w:rFonts w:cs="Arial"/>
              </w:rPr>
            </w:pPr>
            <w:r>
              <w:rPr>
                <w:rFonts w:cs="Arial"/>
              </w:rPr>
              <w:t>Removed the restriction of the allowable values that may be populated for the S100_DataCoverage attribute maximumDisplayScale.</w:t>
            </w:r>
          </w:p>
        </w:tc>
        <w:tc>
          <w:tcPr>
            <w:tcW w:w="2126" w:type="dxa"/>
          </w:tcPr>
          <w:p w14:paraId="141C6A6A" w14:textId="27124085" w:rsidR="009E386A" w:rsidRPr="005B50D4" w:rsidRDefault="009E386A" w:rsidP="009E386A">
            <w:pPr>
              <w:suppressAutoHyphens/>
              <w:spacing w:before="60" w:after="60"/>
              <w:rPr>
                <w:rFonts w:cs="Arial"/>
                <w:b/>
              </w:rPr>
            </w:pPr>
            <w:r>
              <w:rPr>
                <w:rFonts w:cs="Arial"/>
                <w:b/>
              </w:rPr>
              <w:t>3</w:t>
            </w:r>
            <w:r w:rsidRPr="008A526D">
              <w:rPr>
                <w:rFonts w:cs="Arial"/>
                <w:bCs/>
              </w:rPr>
              <w:t xml:space="preserve">, </w:t>
            </w:r>
            <w:r>
              <w:rPr>
                <w:rFonts w:cs="Arial"/>
                <w:b/>
              </w:rPr>
              <w:t>12.1.2.2</w:t>
            </w:r>
          </w:p>
        </w:tc>
      </w:tr>
      <w:tr w:rsidR="009E386A" w:rsidRPr="008D0CFF" w14:paraId="3DCB3A7E" w14:textId="77777777" w:rsidTr="00A4519A">
        <w:trPr>
          <w:cantSplit/>
        </w:trPr>
        <w:tc>
          <w:tcPr>
            <w:tcW w:w="7230" w:type="dxa"/>
          </w:tcPr>
          <w:p w14:paraId="113202F5" w14:textId="0241FE32" w:rsidR="009E386A" w:rsidRDefault="009E386A" w:rsidP="009E386A">
            <w:pPr>
              <w:suppressAutoHyphens/>
              <w:spacing w:before="60" w:after="60"/>
              <w:rPr>
                <w:rFonts w:cs="Arial"/>
              </w:rPr>
            </w:pPr>
            <w:r>
              <w:rPr>
                <w:rFonts w:cs="Arial"/>
              </w:rPr>
              <w:t>Updated feature relationship UML figures (4.3.3 sub-clauses).</w:t>
            </w:r>
          </w:p>
        </w:tc>
        <w:tc>
          <w:tcPr>
            <w:tcW w:w="2126" w:type="dxa"/>
          </w:tcPr>
          <w:p w14:paraId="46A83377" w14:textId="38C16967" w:rsidR="009E386A" w:rsidRPr="005B50D4" w:rsidRDefault="009E386A" w:rsidP="009E386A">
            <w:pPr>
              <w:suppressAutoHyphens/>
              <w:spacing w:before="60" w:after="60"/>
              <w:rPr>
                <w:rFonts w:cs="Arial"/>
                <w:b/>
              </w:rPr>
            </w:pPr>
            <w:r>
              <w:rPr>
                <w:rFonts w:cs="Arial"/>
                <w:b/>
              </w:rPr>
              <w:t>4.3.3</w:t>
            </w:r>
          </w:p>
        </w:tc>
      </w:tr>
      <w:tr w:rsidR="009E386A" w:rsidRPr="008D0CFF" w14:paraId="78CFD5E9" w14:textId="77777777" w:rsidTr="00A4519A">
        <w:trPr>
          <w:cantSplit/>
        </w:trPr>
        <w:tc>
          <w:tcPr>
            <w:tcW w:w="7230" w:type="dxa"/>
          </w:tcPr>
          <w:p w14:paraId="388FBA95" w14:textId="6EF578D2" w:rsidR="009E386A" w:rsidRPr="006522BB" w:rsidRDefault="009E386A" w:rsidP="009E386A">
            <w:pPr>
              <w:suppressAutoHyphens/>
              <w:spacing w:before="60" w:after="60"/>
              <w:rPr>
                <w:rFonts w:cs="Arial"/>
              </w:rPr>
            </w:pPr>
            <w:r>
              <w:rPr>
                <w:rFonts w:cs="Arial"/>
              </w:rPr>
              <w:t>Updated information association UML figure.</w:t>
            </w:r>
          </w:p>
        </w:tc>
        <w:tc>
          <w:tcPr>
            <w:tcW w:w="2126" w:type="dxa"/>
          </w:tcPr>
          <w:p w14:paraId="7CF5B28D" w14:textId="5A29106A" w:rsidR="009E386A" w:rsidRPr="00482FC8" w:rsidRDefault="009E386A" w:rsidP="009E386A">
            <w:pPr>
              <w:suppressAutoHyphens/>
              <w:spacing w:before="60" w:after="60"/>
              <w:rPr>
                <w:rFonts w:cs="Arial"/>
              </w:rPr>
            </w:pPr>
            <w:r>
              <w:rPr>
                <w:rFonts w:cs="Arial"/>
                <w:b/>
                <w:bCs/>
              </w:rPr>
              <w:t>4.3.5.1</w:t>
            </w:r>
          </w:p>
        </w:tc>
      </w:tr>
      <w:tr w:rsidR="009E386A" w:rsidRPr="008D0CFF" w14:paraId="0C0582E2" w14:textId="77777777" w:rsidTr="00A4519A">
        <w:trPr>
          <w:cantSplit/>
        </w:trPr>
        <w:tc>
          <w:tcPr>
            <w:tcW w:w="7230" w:type="dxa"/>
          </w:tcPr>
          <w:p w14:paraId="584E543D" w14:textId="7467A3B9" w:rsidR="009E386A" w:rsidRDefault="009E386A" w:rsidP="009E386A">
            <w:pPr>
              <w:suppressAutoHyphens/>
              <w:spacing w:before="60" w:after="60"/>
              <w:rPr>
                <w:rFonts w:cs="Arial"/>
              </w:rPr>
            </w:pPr>
            <w:r>
              <w:rPr>
                <w:rFonts w:cs="Arial"/>
              </w:rPr>
              <w:t xml:space="preserve">Added new attribute </w:t>
            </w:r>
            <w:r>
              <w:rPr>
                <w:rFonts w:cs="Arial"/>
                <w:b/>
                <w:bCs/>
              </w:rPr>
              <w:t>drawing index</w:t>
            </w:r>
            <w:r>
              <w:rPr>
                <w:rFonts w:cs="Arial"/>
              </w:rPr>
              <w:t xml:space="preserve"> to data coverage rules.</w:t>
            </w:r>
          </w:p>
        </w:tc>
        <w:tc>
          <w:tcPr>
            <w:tcW w:w="2126" w:type="dxa"/>
          </w:tcPr>
          <w:p w14:paraId="50028718" w14:textId="4700DBA7" w:rsidR="009E386A" w:rsidRDefault="009E386A" w:rsidP="009E386A">
            <w:pPr>
              <w:suppressAutoHyphens/>
              <w:spacing w:before="60" w:after="60"/>
              <w:rPr>
                <w:rFonts w:cs="Arial"/>
              </w:rPr>
            </w:pPr>
            <w:r w:rsidRPr="00E04589">
              <w:rPr>
                <w:rFonts w:cs="Arial"/>
                <w:b/>
                <w:bCs/>
              </w:rPr>
              <w:t>4.5.3</w:t>
            </w:r>
          </w:p>
        </w:tc>
      </w:tr>
      <w:tr w:rsidR="009E386A" w:rsidRPr="008D0CFF" w14:paraId="7767A5C9" w14:textId="77777777" w:rsidTr="00A4519A">
        <w:trPr>
          <w:cantSplit/>
        </w:trPr>
        <w:tc>
          <w:tcPr>
            <w:tcW w:w="7230" w:type="dxa"/>
          </w:tcPr>
          <w:p w14:paraId="4A7ABF70" w14:textId="06F781CB" w:rsidR="009E386A" w:rsidRPr="005C423A" w:rsidRDefault="009E386A" w:rsidP="009E386A">
            <w:pPr>
              <w:suppressAutoHyphens/>
              <w:spacing w:before="60" w:after="60"/>
              <w:rPr>
                <w:rFonts w:cs="Arial"/>
              </w:rPr>
            </w:pPr>
            <w:r>
              <w:rPr>
                <w:rFonts w:cs="Arial"/>
              </w:rPr>
              <w:t>Added new clause describing the method for attribute suppression in S-101 and the list of attributes to be suppressed from the ECDIS Pick Report.</w:t>
            </w:r>
          </w:p>
        </w:tc>
        <w:tc>
          <w:tcPr>
            <w:tcW w:w="2126" w:type="dxa"/>
          </w:tcPr>
          <w:p w14:paraId="620F1363" w14:textId="603B0057" w:rsidR="009E386A" w:rsidRPr="005C423A" w:rsidRDefault="009E386A" w:rsidP="009E386A">
            <w:pPr>
              <w:suppressAutoHyphens/>
              <w:spacing w:before="60" w:after="60"/>
              <w:rPr>
                <w:rFonts w:cs="Arial"/>
                <w:b/>
              </w:rPr>
            </w:pPr>
            <w:r>
              <w:rPr>
                <w:rFonts w:cs="Arial"/>
                <w:b/>
                <w:bCs/>
              </w:rPr>
              <w:t>4.3.6.3</w:t>
            </w:r>
          </w:p>
        </w:tc>
      </w:tr>
      <w:tr w:rsidR="002D0A84" w:rsidRPr="008D0CFF" w14:paraId="207285EC" w14:textId="77777777" w:rsidTr="00A4519A">
        <w:trPr>
          <w:cantSplit/>
        </w:trPr>
        <w:tc>
          <w:tcPr>
            <w:tcW w:w="7230" w:type="dxa"/>
          </w:tcPr>
          <w:p w14:paraId="5E5014A4" w14:textId="06CCEF4C" w:rsidR="002D0A84" w:rsidRPr="005C423A" w:rsidRDefault="002D0A84" w:rsidP="002D0A84">
            <w:pPr>
              <w:suppressAutoHyphens/>
              <w:spacing w:before="60" w:after="60"/>
              <w:rPr>
                <w:rFonts w:cs="Arial"/>
              </w:rPr>
            </w:pPr>
            <w:r>
              <w:rPr>
                <w:rFonts w:cs="Arial"/>
              </w:rPr>
              <w:t xml:space="preserve">Updated clauses to reflect inclusion of new </w:t>
            </w:r>
            <w:del w:id="6" w:author="Jeff Wootton" w:date="2024-06-24T14:21:00Z" w16du:dateUtc="2024-06-24T12:21:00Z">
              <w:r w:rsidR="009E386A">
                <w:rPr>
                  <w:rFonts w:cs="Arial"/>
                </w:rPr>
                <w:delText xml:space="preserve">S-101 </w:delText>
              </w:r>
            </w:del>
            <w:r>
              <w:rPr>
                <w:rFonts w:cs="Arial"/>
              </w:rPr>
              <w:t>Data Display algorithms</w:t>
            </w:r>
            <w:ins w:id="7" w:author="Jeff Wootton" w:date="2024-06-24T14:21:00Z" w16du:dateUtc="2024-06-24T12:21:00Z">
              <w:r>
                <w:rPr>
                  <w:rFonts w:cs="Arial"/>
                </w:rPr>
                <w:t xml:space="preserve"> and relocation of the former S-101 Annex D to new S-98 Annex C, Appendix C-5</w:t>
              </w:r>
            </w:ins>
            <w:r>
              <w:rPr>
                <w:rFonts w:cs="Arial"/>
              </w:rPr>
              <w:t>.</w:t>
            </w:r>
          </w:p>
        </w:tc>
        <w:tc>
          <w:tcPr>
            <w:tcW w:w="2126" w:type="dxa"/>
          </w:tcPr>
          <w:p w14:paraId="4134C4E6" w14:textId="6D026A9D" w:rsidR="002D0A84" w:rsidRPr="005C423A" w:rsidRDefault="002D0A84" w:rsidP="002D0A84">
            <w:pPr>
              <w:suppressAutoHyphens/>
              <w:spacing w:before="60" w:after="60"/>
              <w:rPr>
                <w:rFonts w:cs="Arial"/>
                <w:b/>
              </w:rPr>
            </w:pPr>
            <w:r>
              <w:rPr>
                <w:rFonts w:cs="Arial"/>
                <w:b/>
              </w:rPr>
              <w:t>4.7</w:t>
            </w:r>
            <w:r>
              <w:rPr>
                <w:rFonts w:cs="Arial"/>
                <w:bCs/>
              </w:rPr>
              <w:t xml:space="preserve">, </w:t>
            </w:r>
            <w:r>
              <w:rPr>
                <w:rFonts w:cs="Arial"/>
                <w:b/>
              </w:rPr>
              <w:t>4.7.1</w:t>
            </w:r>
            <w:r>
              <w:rPr>
                <w:rFonts w:cs="Arial"/>
                <w:bCs/>
              </w:rPr>
              <w:t xml:space="preserve">, </w:t>
            </w:r>
            <w:r>
              <w:rPr>
                <w:rFonts w:cs="Arial"/>
                <w:b/>
              </w:rPr>
              <w:t>4.7.2</w:t>
            </w:r>
          </w:p>
        </w:tc>
      </w:tr>
      <w:tr w:rsidR="00AA4C4C" w:rsidRPr="008D0CFF" w14:paraId="097606E0" w14:textId="77777777" w:rsidTr="00A4519A">
        <w:trPr>
          <w:cantSplit/>
          <w:ins w:id="8" w:author="Jeff Wootton" w:date="2024-06-24T14:21:00Z"/>
        </w:trPr>
        <w:tc>
          <w:tcPr>
            <w:tcW w:w="7230" w:type="dxa"/>
          </w:tcPr>
          <w:p w14:paraId="7CBDD6AF" w14:textId="4AC18F03" w:rsidR="00AA4C4C" w:rsidRDefault="00AA4C4C" w:rsidP="00AA4C4C">
            <w:pPr>
              <w:suppressAutoHyphens/>
              <w:spacing w:before="60" w:after="60"/>
              <w:rPr>
                <w:ins w:id="9" w:author="Jeff Wootton" w:date="2024-06-24T14:21:00Z" w16du:dateUtc="2024-06-24T12:21:00Z"/>
                <w:rFonts w:cs="Arial"/>
              </w:rPr>
            </w:pPr>
            <w:ins w:id="10" w:author="Jeff Wootton" w:date="2024-06-24T14:21:00Z" w16du:dateUtc="2024-06-24T12:21:00Z">
              <w:r>
                <w:rPr>
                  <w:rFonts w:cs="Arial"/>
                </w:rPr>
                <w:t xml:space="preserve">Added clarification that the vertical CRS defined in clause 5.3 is only applicable to soundings (features </w:t>
              </w:r>
              <w:r>
                <w:rPr>
                  <w:rFonts w:cs="Arial"/>
                  <w:b/>
                  <w:bCs/>
                </w:rPr>
                <w:t>Sounding</w:t>
              </w:r>
              <w:r>
                <w:rPr>
                  <w:rFonts w:cs="Arial"/>
                </w:rPr>
                <w:t xml:space="preserve"> and </w:t>
              </w:r>
              <w:r>
                <w:rPr>
                  <w:rFonts w:cs="Arial"/>
                  <w:b/>
                  <w:bCs/>
                </w:rPr>
                <w:t>Depth – No Bottom Found</w:t>
              </w:r>
              <w:r>
                <w:rPr>
                  <w:rFonts w:cs="Arial"/>
                </w:rPr>
                <w:t>) having a vertical (Z-coordinate) component.</w:t>
              </w:r>
            </w:ins>
          </w:p>
        </w:tc>
        <w:tc>
          <w:tcPr>
            <w:tcW w:w="2126" w:type="dxa"/>
          </w:tcPr>
          <w:p w14:paraId="19E1E0B4" w14:textId="7E983B5B" w:rsidR="00AA4C4C" w:rsidRDefault="00AA4C4C" w:rsidP="00AA4C4C">
            <w:pPr>
              <w:suppressAutoHyphens/>
              <w:spacing w:before="60" w:after="60"/>
              <w:rPr>
                <w:ins w:id="11" w:author="Jeff Wootton" w:date="2024-06-24T14:21:00Z" w16du:dateUtc="2024-06-24T12:21:00Z"/>
                <w:rFonts w:cs="Arial"/>
                <w:b/>
              </w:rPr>
            </w:pPr>
            <w:ins w:id="12" w:author="Jeff Wootton" w:date="2024-06-24T14:21:00Z" w16du:dateUtc="2024-06-24T12:21:00Z">
              <w:r>
                <w:rPr>
                  <w:rFonts w:cs="Arial"/>
                  <w:b/>
                </w:rPr>
                <w:t>5.1</w:t>
              </w:r>
            </w:ins>
          </w:p>
        </w:tc>
      </w:tr>
      <w:tr w:rsidR="00AA4C4C" w:rsidRPr="008D0CFF" w14:paraId="4EF61788" w14:textId="77777777" w:rsidTr="00A4519A">
        <w:trPr>
          <w:cantSplit/>
          <w:ins w:id="13" w:author="Jeff Wootton" w:date="2024-06-24T14:21:00Z"/>
        </w:trPr>
        <w:tc>
          <w:tcPr>
            <w:tcW w:w="7230" w:type="dxa"/>
          </w:tcPr>
          <w:p w14:paraId="36E76D8E" w14:textId="312A0706" w:rsidR="00AA4C4C" w:rsidRDefault="00AA4C4C" w:rsidP="00AA4C4C">
            <w:pPr>
              <w:suppressAutoHyphens/>
              <w:spacing w:before="60" w:after="60"/>
              <w:rPr>
                <w:ins w:id="14" w:author="Jeff Wootton" w:date="2024-06-24T14:21:00Z" w16du:dateUtc="2024-06-24T12:21:00Z"/>
                <w:rFonts w:cs="Arial"/>
              </w:rPr>
            </w:pPr>
            <w:ins w:id="15" w:author="Jeff Wootton" w:date="2024-06-24T14:21:00Z" w16du:dateUtc="2024-06-24T12:21:00Z">
              <w:r>
                <w:rPr>
                  <w:rFonts w:cs="Arial"/>
                </w:rPr>
                <w:t xml:space="preserve">Added clarification that the vertical CRS defined in the ENC dataset header is only applicable to soundings (features </w:t>
              </w:r>
              <w:r>
                <w:rPr>
                  <w:rFonts w:cs="Arial"/>
                  <w:b/>
                  <w:bCs/>
                </w:rPr>
                <w:t>Sounding</w:t>
              </w:r>
              <w:r>
                <w:rPr>
                  <w:rFonts w:cs="Arial"/>
                </w:rPr>
                <w:t xml:space="preserve"> and </w:t>
              </w:r>
              <w:r>
                <w:rPr>
                  <w:rFonts w:cs="Arial"/>
                  <w:b/>
                  <w:bCs/>
                </w:rPr>
                <w:t>Depth – No Bottom Found</w:t>
              </w:r>
              <w:r>
                <w:rPr>
                  <w:rFonts w:cs="Arial"/>
                </w:rPr>
                <w:t>).</w:t>
              </w:r>
            </w:ins>
          </w:p>
        </w:tc>
        <w:tc>
          <w:tcPr>
            <w:tcW w:w="2126" w:type="dxa"/>
          </w:tcPr>
          <w:p w14:paraId="6762A8E4" w14:textId="345C397D" w:rsidR="00AA4C4C" w:rsidRDefault="00AA4C4C" w:rsidP="00AA4C4C">
            <w:pPr>
              <w:suppressAutoHyphens/>
              <w:spacing w:before="60" w:after="60"/>
              <w:rPr>
                <w:ins w:id="16" w:author="Jeff Wootton" w:date="2024-06-24T14:21:00Z" w16du:dateUtc="2024-06-24T12:21:00Z"/>
                <w:rFonts w:cs="Arial"/>
                <w:b/>
              </w:rPr>
            </w:pPr>
            <w:ins w:id="17" w:author="Jeff Wootton" w:date="2024-06-24T14:21:00Z" w16du:dateUtc="2024-06-24T12:21:00Z">
              <w:r>
                <w:rPr>
                  <w:rFonts w:cs="Arial"/>
                  <w:b/>
                </w:rPr>
                <w:t>5.3</w:t>
              </w:r>
            </w:ins>
          </w:p>
        </w:tc>
      </w:tr>
      <w:tr w:rsidR="00DC7819" w:rsidRPr="008D0CFF" w14:paraId="2CEC9445" w14:textId="77777777" w:rsidTr="00A4519A">
        <w:trPr>
          <w:cantSplit/>
          <w:ins w:id="18" w:author="Jeff Wootton" w:date="2024-06-24T14:21:00Z"/>
        </w:trPr>
        <w:tc>
          <w:tcPr>
            <w:tcW w:w="7230" w:type="dxa"/>
          </w:tcPr>
          <w:p w14:paraId="49EF1CC2" w14:textId="1C571F7A" w:rsidR="00DC7819" w:rsidRDefault="00DC7819" w:rsidP="009E386A">
            <w:pPr>
              <w:suppressAutoHyphens/>
              <w:spacing w:before="60" w:after="60"/>
              <w:rPr>
                <w:ins w:id="19" w:author="Jeff Wootton" w:date="2024-06-24T14:21:00Z" w16du:dateUtc="2024-06-24T12:21:00Z"/>
                <w:rFonts w:cs="Arial"/>
              </w:rPr>
            </w:pPr>
            <w:ins w:id="20" w:author="Jeff Wootton" w:date="2024-06-24T14:21:00Z" w16du:dateUtc="2024-06-24T12:21:00Z">
              <w:r>
                <w:rPr>
                  <w:rFonts w:cs="Arial"/>
                </w:rPr>
                <w:t>Added clarification that the vertical CRS defined in the ENC dataset header is not utilized by the ECDIS in conveying sounding datum information to the Mariner.</w:t>
              </w:r>
            </w:ins>
          </w:p>
        </w:tc>
        <w:tc>
          <w:tcPr>
            <w:tcW w:w="2126" w:type="dxa"/>
          </w:tcPr>
          <w:p w14:paraId="752F26B3" w14:textId="3B3A77C6" w:rsidR="00DC7819" w:rsidRDefault="00DC7819" w:rsidP="009E386A">
            <w:pPr>
              <w:suppressAutoHyphens/>
              <w:spacing w:before="60" w:after="60"/>
              <w:rPr>
                <w:ins w:id="21" w:author="Jeff Wootton" w:date="2024-06-24T14:21:00Z" w16du:dateUtc="2024-06-24T12:21:00Z"/>
                <w:rFonts w:cs="Arial"/>
                <w:b/>
              </w:rPr>
            </w:pPr>
            <w:ins w:id="22" w:author="Jeff Wootton" w:date="2024-06-24T14:21:00Z" w16du:dateUtc="2024-06-24T12:21:00Z">
              <w:r>
                <w:rPr>
                  <w:rFonts w:cs="Arial"/>
                  <w:b/>
                </w:rPr>
                <w:t>5.3</w:t>
              </w:r>
            </w:ins>
          </w:p>
        </w:tc>
      </w:tr>
      <w:tr w:rsidR="009E386A" w:rsidRPr="008D0CFF" w14:paraId="35F5EFFE" w14:textId="77777777" w:rsidTr="00A4519A">
        <w:trPr>
          <w:cantSplit/>
        </w:trPr>
        <w:tc>
          <w:tcPr>
            <w:tcW w:w="7230" w:type="dxa"/>
          </w:tcPr>
          <w:p w14:paraId="64886475" w14:textId="10C0EBDE" w:rsidR="009E386A" w:rsidRPr="00E32FC3" w:rsidRDefault="009E386A" w:rsidP="009E386A">
            <w:pPr>
              <w:suppressAutoHyphens/>
              <w:spacing w:before="60" w:after="60"/>
              <w:rPr>
                <w:rFonts w:cs="Arial"/>
              </w:rPr>
            </w:pPr>
            <w:r>
              <w:rPr>
                <w:rFonts w:cs="Arial"/>
              </w:rPr>
              <w:t>Added reference to S-101 Annex A, clause 3.3 Table 3-1 for hierarchy of metadata.</w:t>
            </w:r>
          </w:p>
        </w:tc>
        <w:tc>
          <w:tcPr>
            <w:tcW w:w="2126" w:type="dxa"/>
          </w:tcPr>
          <w:p w14:paraId="5F82BF68" w14:textId="54256D9A" w:rsidR="009E386A" w:rsidRDefault="009E386A" w:rsidP="009E386A">
            <w:pPr>
              <w:suppressAutoHyphens/>
              <w:spacing w:before="60" w:after="60"/>
              <w:rPr>
                <w:rFonts w:cs="Arial"/>
                <w:b/>
              </w:rPr>
            </w:pPr>
            <w:r>
              <w:rPr>
                <w:rFonts w:cs="Arial"/>
                <w:b/>
              </w:rPr>
              <w:t>6.1</w:t>
            </w:r>
          </w:p>
        </w:tc>
      </w:tr>
      <w:tr w:rsidR="00730859" w:rsidRPr="008D0CFF" w14:paraId="73B957AF" w14:textId="77777777" w:rsidTr="00A4519A">
        <w:trPr>
          <w:cantSplit/>
          <w:ins w:id="23" w:author="Jeff Wootton" w:date="2024-06-24T14:21:00Z"/>
        </w:trPr>
        <w:tc>
          <w:tcPr>
            <w:tcW w:w="7230" w:type="dxa"/>
          </w:tcPr>
          <w:p w14:paraId="5AF4A39A" w14:textId="6F816994" w:rsidR="00730859" w:rsidRDefault="00730859" w:rsidP="004B08BF">
            <w:pPr>
              <w:suppressAutoHyphens/>
              <w:spacing w:before="60" w:after="60"/>
              <w:jc w:val="left"/>
              <w:rPr>
                <w:ins w:id="24" w:author="Jeff Wootton" w:date="2024-06-24T14:21:00Z" w16du:dateUtc="2024-06-24T12:21:00Z"/>
                <w:rFonts w:cs="Arial"/>
              </w:rPr>
            </w:pPr>
            <w:ins w:id="25" w:author="Jeff Wootton" w:date="2024-06-24T14:21:00Z" w16du:dateUtc="2024-06-24T12:21:00Z">
              <w:r w:rsidRPr="008B37A0">
                <w:rPr>
                  <w:rFonts w:cs="Arial"/>
                </w:rPr>
                <w:t xml:space="preserve">Clarified guidance for externally referenced files </w:t>
              </w:r>
              <w:r>
                <w:rPr>
                  <w:rFonts w:cs="Arial"/>
                </w:rPr>
                <w:t>as</w:t>
              </w:r>
              <w:r w:rsidRPr="008B37A0">
                <w:rPr>
                  <w:rFonts w:cs="Arial"/>
                </w:rPr>
                <w:t xml:space="preserve"> "ENC support" files </w:t>
              </w:r>
              <w:r>
                <w:rPr>
                  <w:rFonts w:cs="Arial"/>
                </w:rPr>
                <w:t>and</w:t>
              </w:r>
              <w:r w:rsidRPr="008B37A0">
                <w:rPr>
                  <w:rFonts w:cs="Arial"/>
                </w:rPr>
                <w:t xml:space="preserve"> "system</w:t>
              </w:r>
              <w:r>
                <w:rPr>
                  <w:rFonts w:cs="Arial"/>
                </w:rPr>
                <w:t xml:space="preserve"> support</w:t>
              </w:r>
              <w:r w:rsidRPr="008B37A0">
                <w:rPr>
                  <w:rFonts w:cs="Arial"/>
                </w:rPr>
                <w:t>" files</w:t>
              </w:r>
              <w:r>
                <w:rPr>
                  <w:rFonts w:cs="Arial"/>
                </w:rPr>
                <w:t xml:space="preserve"> and the relationship between these support files and their associated datasets</w:t>
              </w:r>
              <w:r w:rsidRPr="008B37A0">
                <w:rPr>
                  <w:rFonts w:cs="Arial"/>
                </w:rPr>
                <w:t>.</w:t>
              </w:r>
            </w:ins>
          </w:p>
        </w:tc>
        <w:tc>
          <w:tcPr>
            <w:tcW w:w="2126" w:type="dxa"/>
          </w:tcPr>
          <w:p w14:paraId="76353EDB" w14:textId="2B5F28DA" w:rsidR="00730859" w:rsidRDefault="00730859" w:rsidP="004B08BF">
            <w:pPr>
              <w:suppressAutoHyphens/>
              <w:spacing w:before="60" w:after="60"/>
              <w:jc w:val="left"/>
              <w:rPr>
                <w:ins w:id="26" w:author="Jeff Wootton" w:date="2024-06-24T14:21:00Z" w16du:dateUtc="2024-06-24T12:21:00Z"/>
                <w:rFonts w:cs="Arial"/>
                <w:b/>
              </w:rPr>
            </w:pPr>
            <w:ins w:id="27" w:author="Jeff Wootton" w:date="2024-06-24T14:21:00Z" w16du:dateUtc="2024-06-24T12:21:00Z">
              <w:r>
                <w:rPr>
                  <w:rFonts w:cs="Arial"/>
                  <w:b/>
                </w:rPr>
                <w:t>11.3.1</w:t>
              </w:r>
              <w:r>
                <w:rPr>
                  <w:rFonts w:cs="Arial"/>
                  <w:bCs/>
                </w:rPr>
                <w:t xml:space="preserve">, </w:t>
              </w:r>
              <w:r>
                <w:rPr>
                  <w:rFonts w:cs="Arial"/>
                  <w:b/>
                </w:rPr>
                <w:t>11.4.1</w:t>
              </w:r>
              <w:r>
                <w:rPr>
                  <w:rFonts w:cs="Arial"/>
                  <w:bCs/>
                </w:rPr>
                <w:t xml:space="preserve">, </w:t>
              </w:r>
              <w:r>
                <w:rPr>
                  <w:rFonts w:cs="Arial"/>
                  <w:b/>
                </w:rPr>
                <w:t>11.4.2</w:t>
              </w:r>
              <w:r>
                <w:rPr>
                  <w:rFonts w:cs="Arial"/>
                  <w:bCs/>
                </w:rPr>
                <w:t xml:space="preserve">, </w:t>
              </w:r>
              <w:r>
                <w:rPr>
                  <w:rFonts w:cs="Arial"/>
                  <w:b/>
                </w:rPr>
                <w:t>11.4.3</w:t>
              </w:r>
              <w:r>
                <w:rPr>
                  <w:rFonts w:cs="Arial"/>
                  <w:bCs/>
                </w:rPr>
                <w:t xml:space="preserve">, </w:t>
              </w:r>
              <w:r>
                <w:rPr>
                  <w:rFonts w:cs="Arial"/>
                  <w:b/>
                </w:rPr>
                <w:t>11.4.4</w:t>
              </w:r>
              <w:r>
                <w:rPr>
                  <w:rFonts w:cs="Arial"/>
                  <w:bCs/>
                </w:rPr>
                <w:t>, 12,1, 12,1,2, 12.1.3, 12.1.4.1</w:t>
              </w:r>
            </w:ins>
          </w:p>
        </w:tc>
      </w:tr>
      <w:tr w:rsidR="009E386A" w:rsidRPr="008D0CFF" w14:paraId="0A6E6032" w14:textId="77777777" w:rsidTr="00A4519A">
        <w:trPr>
          <w:cantSplit/>
        </w:trPr>
        <w:tc>
          <w:tcPr>
            <w:tcW w:w="7230" w:type="dxa"/>
          </w:tcPr>
          <w:p w14:paraId="3704BCBD" w14:textId="399B828D" w:rsidR="009E386A" w:rsidRPr="005C423A" w:rsidRDefault="009E386A" w:rsidP="009E386A">
            <w:pPr>
              <w:suppressAutoHyphens/>
              <w:spacing w:before="60" w:after="60"/>
              <w:rPr>
                <w:rFonts w:cs="Arial"/>
              </w:rPr>
            </w:pPr>
            <w:r>
              <w:rPr>
                <w:rFonts w:cs="Arial"/>
              </w:rPr>
              <w:t>Added new guidance that “file-less” management of published base datasets and associated support files is prohibited in this Edition of S-101.</w:t>
            </w:r>
          </w:p>
        </w:tc>
        <w:tc>
          <w:tcPr>
            <w:tcW w:w="2126" w:type="dxa"/>
          </w:tcPr>
          <w:p w14:paraId="4BC973DA" w14:textId="1DEC3F1B" w:rsidR="009E386A" w:rsidRPr="00BE7E8A" w:rsidRDefault="009E386A" w:rsidP="009E386A">
            <w:pPr>
              <w:suppressAutoHyphens/>
              <w:spacing w:before="60" w:after="60"/>
              <w:rPr>
                <w:rFonts w:cs="Arial"/>
              </w:rPr>
            </w:pPr>
            <w:r>
              <w:rPr>
                <w:rFonts w:cs="Arial"/>
                <w:b/>
              </w:rPr>
              <w:t>11.3.1</w:t>
            </w:r>
          </w:p>
        </w:tc>
      </w:tr>
      <w:tr w:rsidR="002D0A84" w:rsidRPr="008D0CFF" w14:paraId="3E8D728B" w14:textId="77777777" w:rsidTr="00A4519A">
        <w:trPr>
          <w:cantSplit/>
          <w:ins w:id="28" w:author="Jeff Wootton" w:date="2024-06-24T14:21:00Z"/>
        </w:trPr>
        <w:tc>
          <w:tcPr>
            <w:tcW w:w="7230" w:type="dxa"/>
          </w:tcPr>
          <w:p w14:paraId="5342D191" w14:textId="03559795" w:rsidR="002D0A84" w:rsidRDefault="002D0A84" w:rsidP="002D0A84">
            <w:pPr>
              <w:suppressAutoHyphens/>
              <w:spacing w:before="60" w:after="60"/>
              <w:rPr>
                <w:ins w:id="29" w:author="Jeff Wootton" w:date="2024-06-24T14:21:00Z" w16du:dateUtc="2024-06-24T12:21:00Z"/>
                <w:rFonts w:cs="Arial"/>
              </w:rPr>
            </w:pPr>
            <w:ins w:id="30" w:author="Jeff Wootton" w:date="2024-06-24T14:21:00Z" w16du:dateUtc="2024-06-24T12:21:00Z">
              <w:r>
                <w:rPr>
                  <w:rFonts w:cs="Arial"/>
                </w:rPr>
                <w:t>Removed HTML and XML as allowable file formats for textual ENC support files in S-101.</w:t>
              </w:r>
            </w:ins>
          </w:p>
        </w:tc>
        <w:tc>
          <w:tcPr>
            <w:tcW w:w="2126" w:type="dxa"/>
          </w:tcPr>
          <w:p w14:paraId="456E966B" w14:textId="05A4E2FC" w:rsidR="002D0A84" w:rsidRDefault="002D0A84" w:rsidP="002D0A84">
            <w:pPr>
              <w:suppressAutoHyphens/>
              <w:spacing w:before="60" w:after="60"/>
              <w:jc w:val="left"/>
              <w:rPr>
                <w:ins w:id="31" w:author="Jeff Wootton" w:date="2024-06-24T14:21:00Z" w16du:dateUtc="2024-06-24T12:21:00Z"/>
                <w:rFonts w:cs="Arial"/>
                <w:b/>
              </w:rPr>
            </w:pPr>
            <w:ins w:id="32" w:author="Jeff Wootton" w:date="2024-06-24T14:21:00Z" w16du:dateUtc="2024-06-24T12:21:00Z">
              <w:r>
                <w:rPr>
                  <w:rFonts w:cs="Arial"/>
                  <w:b/>
                </w:rPr>
                <w:t>11.4.1</w:t>
              </w:r>
              <w:r>
                <w:rPr>
                  <w:rFonts w:cs="Arial"/>
                  <w:bCs/>
                </w:rPr>
                <w:t xml:space="preserve">, 11.4.3, </w:t>
              </w:r>
              <w:r w:rsidRPr="00C60382">
                <w:rPr>
                  <w:rFonts w:cs="Arial"/>
                  <w:b/>
                </w:rPr>
                <w:t>12.1.3.1</w:t>
              </w:r>
            </w:ins>
          </w:p>
        </w:tc>
      </w:tr>
      <w:tr w:rsidR="009E386A" w:rsidRPr="008D0CFF" w14:paraId="44570652" w14:textId="77777777" w:rsidTr="00A4519A">
        <w:trPr>
          <w:cantSplit/>
        </w:trPr>
        <w:tc>
          <w:tcPr>
            <w:tcW w:w="7230" w:type="dxa"/>
          </w:tcPr>
          <w:p w14:paraId="476D0427" w14:textId="6EB5D3C3" w:rsidR="009E386A" w:rsidRPr="00B564C7" w:rsidRDefault="009E386A" w:rsidP="009E386A">
            <w:pPr>
              <w:suppressAutoHyphens/>
              <w:spacing w:before="60" w:after="60"/>
              <w:rPr>
                <w:rFonts w:cs="Arial"/>
              </w:rPr>
            </w:pPr>
            <w:r>
              <w:rPr>
                <w:rFonts w:cs="Arial"/>
              </w:rPr>
              <w:t>Corrected quoted S100_SupportFileDiscoveryMetadata field “purpose” to “revisionStatus”.</w:t>
            </w:r>
          </w:p>
        </w:tc>
        <w:tc>
          <w:tcPr>
            <w:tcW w:w="2126" w:type="dxa"/>
          </w:tcPr>
          <w:p w14:paraId="3C452987" w14:textId="5089E057" w:rsidR="009E386A" w:rsidRPr="007D0089" w:rsidRDefault="009E386A" w:rsidP="00DC519D">
            <w:pPr>
              <w:suppressAutoHyphens/>
              <w:spacing w:before="60" w:after="60"/>
              <w:jc w:val="left"/>
              <w:rPr>
                <w:rFonts w:cs="Arial"/>
              </w:rPr>
            </w:pPr>
            <w:r>
              <w:rPr>
                <w:rFonts w:cs="Arial"/>
                <w:b/>
              </w:rPr>
              <w:t>11.4.2</w:t>
            </w:r>
          </w:p>
        </w:tc>
      </w:tr>
      <w:tr w:rsidR="006A0197" w:rsidRPr="008D0CFF" w14:paraId="772DCB21" w14:textId="77777777" w:rsidTr="00A4519A">
        <w:trPr>
          <w:cantSplit/>
          <w:ins w:id="33" w:author="Jeff Wootton" w:date="2024-06-24T14:21:00Z"/>
        </w:trPr>
        <w:tc>
          <w:tcPr>
            <w:tcW w:w="7230" w:type="dxa"/>
          </w:tcPr>
          <w:p w14:paraId="65009E9B" w14:textId="43B0A0A4" w:rsidR="006A0197" w:rsidRDefault="006A0197" w:rsidP="006A0197">
            <w:pPr>
              <w:suppressAutoHyphens/>
              <w:spacing w:before="60" w:after="60"/>
              <w:rPr>
                <w:ins w:id="34" w:author="Jeff Wootton" w:date="2024-06-24T14:21:00Z" w16du:dateUtc="2024-06-24T12:21:00Z"/>
                <w:rFonts w:cs="Arial"/>
              </w:rPr>
            </w:pPr>
            <w:ins w:id="35" w:author="Jeff Wootton" w:date="2024-06-24T14:21:00Z" w16du:dateUtc="2024-06-24T12:21:00Z">
              <w:r>
                <w:rPr>
                  <w:rFonts w:cs="Arial"/>
                </w:rPr>
                <w:t>Corrected reference to the Figure describing the S-100 Exchange Set from former S-101 Figure 12-3 to S-100 Part 17, Figure 17-2.</w:t>
              </w:r>
            </w:ins>
          </w:p>
        </w:tc>
        <w:tc>
          <w:tcPr>
            <w:tcW w:w="2126" w:type="dxa"/>
          </w:tcPr>
          <w:p w14:paraId="63D18024" w14:textId="6A0F99C7" w:rsidR="006A0197" w:rsidRDefault="006A0197" w:rsidP="002D0A84">
            <w:pPr>
              <w:suppressAutoHyphens/>
              <w:spacing w:before="60" w:after="60"/>
              <w:jc w:val="left"/>
              <w:rPr>
                <w:ins w:id="36" w:author="Jeff Wootton" w:date="2024-06-24T14:21:00Z" w16du:dateUtc="2024-06-24T12:21:00Z"/>
                <w:rFonts w:cs="Arial"/>
                <w:b/>
              </w:rPr>
            </w:pPr>
            <w:ins w:id="37" w:author="Jeff Wootton" w:date="2024-06-24T14:21:00Z" w16du:dateUtc="2024-06-24T12:21:00Z">
              <w:r>
                <w:rPr>
                  <w:rFonts w:cs="Arial"/>
                  <w:b/>
                </w:rPr>
                <w:t>11.4.2</w:t>
              </w:r>
            </w:ins>
          </w:p>
        </w:tc>
      </w:tr>
      <w:tr w:rsidR="002D0A84" w:rsidRPr="008D0CFF" w14:paraId="4B0737DD" w14:textId="77777777" w:rsidTr="00A4519A">
        <w:trPr>
          <w:cantSplit/>
          <w:ins w:id="38" w:author="Jeff Wootton" w:date="2024-06-24T14:21:00Z"/>
        </w:trPr>
        <w:tc>
          <w:tcPr>
            <w:tcW w:w="7230" w:type="dxa"/>
          </w:tcPr>
          <w:p w14:paraId="310C91F4" w14:textId="1721F6C8" w:rsidR="002D0A84" w:rsidRDefault="002D0A84" w:rsidP="002D0A84">
            <w:pPr>
              <w:suppressAutoHyphens/>
              <w:spacing w:before="60" w:after="60"/>
              <w:rPr>
                <w:ins w:id="39" w:author="Jeff Wootton" w:date="2024-06-24T14:21:00Z" w16du:dateUtc="2024-06-24T12:21:00Z"/>
                <w:rFonts w:cs="Arial"/>
              </w:rPr>
            </w:pPr>
            <w:ins w:id="40" w:author="Jeff Wootton" w:date="2024-06-24T14:21:00Z" w16du:dateUtc="2024-06-24T12:21:00Z">
              <w:r>
                <w:rPr>
                  <w:rFonts w:cs="Arial"/>
                </w:rPr>
                <w:t>Added a new Note recommending that the description attribute for S-101 Dataset Discovery Metadata is used to indicate the equivalent S-57 ENC(s) during the ENC Dual-Fuel transition period.</w:t>
              </w:r>
            </w:ins>
          </w:p>
        </w:tc>
        <w:tc>
          <w:tcPr>
            <w:tcW w:w="2126" w:type="dxa"/>
          </w:tcPr>
          <w:p w14:paraId="4A481981" w14:textId="0D051C7E" w:rsidR="002D0A84" w:rsidRDefault="002D0A84" w:rsidP="002D0A84">
            <w:pPr>
              <w:suppressAutoHyphens/>
              <w:spacing w:before="60" w:after="60"/>
              <w:jc w:val="left"/>
              <w:rPr>
                <w:ins w:id="41" w:author="Jeff Wootton" w:date="2024-06-24T14:21:00Z" w16du:dateUtc="2024-06-24T12:21:00Z"/>
                <w:rFonts w:cs="Arial"/>
                <w:b/>
              </w:rPr>
            </w:pPr>
            <w:ins w:id="42" w:author="Jeff Wootton" w:date="2024-06-24T14:21:00Z" w16du:dateUtc="2024-06-24T12:21:00Z">
              <w:r>
                <w:rPr>
                  <w:rFonts w:cs="Arial"/>
                  <w:b/>
                </w:rPr>
                <w:t>12.1.2</w:t>
              </w:r>
            </w:ins>
          </w:p>
        </w:tc>
      </w:tr>
      <w:tr w:rsidR="0057150E" w:rsidRPr="008D0CFF" w14:paraId="69B7927C" w14:textId="77777777" w:rsidTr="00A4519A">
        <w:trPr>
          <w:cantSplit/>
          <w:ins w:id="43" w:author="Jeff Wootton" w:date="2024-06-24T14:21:00Z"/>
        </w:trPr>
        <w:tc>
          <w:tcPr>
            <w:tcW w:w="7230" w:type="dxa"/>
          </w:tcPr>
          <w:p w14:paraId="52500532" w14:textId="3A8835F8" w:rsidR="0057150E" w:rsidRDefault="0057150E" w:rsidP="0057150E">
            <w:pPr>
              <w:suppressAutoHyphens/>
              <w:spacing w:before="60" w:after="60"/>
              <w:rPr>
                <w:ins w:id="44" w:author="Jeff Wootton" w:date="2024-06-24T14:21:00Z" w16du:dateUtc="2024-06-24T12:21:00Z"/>
                <w:rFonts w:cs="Arial"/>
              </w:rPr>
            </w:pPr>
            <w:ins w:id="45" w:author="Jeff Wootton" w:date="2024-06-24T14:21:00Z" w16du:dateUtc="2024-06-24T12:21:00Z">
              <w:r>
                <w:rPr>
                  <w:rFonts w:cs="Arial"/>
                </w:rPr>
                <w:t>Clarified description for S100_DatasetDiscoveryMetadata field producerCode to reference the Producer Code Register of the IHO GI Registry rather than S-62.</w:t>
              </w:r>
            </w:ins>
          </w:p>
        </w:tc>
        <w:tc>
          <w:tcPr>
            <w:tcW w:w="2126" w:type="dxa"/>
          </w:tcPr>
          <w:p w14:paraId="62E441A7" w14:textId="168B331A" w:rsidR="0057150E" w:rsidRDefault="0057150E" w:rsidP="002D0A84">
            <w:pPr>
              <w:suppressAutoHyphens/>
              <w:spacing w:before="60" w:after="60"/>
              <w:jc w:val="left"/>
              <w:rPr>
                <w:ins w:id="46" w:author="Jeff Wootton" w:date="2024-06-24T14:21:00Z" w16du:dateUtc="2024-06-24T12:21:00Z"/>
                <w:rFonts w:cs="Arial"/>
                <w:b/>
              </w:rPr>
            </w:pPr>
            <w:ins w:id="47" w:author="Jeff Wootton" w:date="2024-06-24T14:21:00Z" w16du:dateUtc="2024-06-24T12:21:00Z">
              <w:r>
                <w:rPr>
                  <w:rFonts w:cs="Arial"/>
                  <w:b/>
                </w:rPr>
                <w:t>12.1.2</w:t>
              </w:r>
            </w:ins>
          </w:p>
        </w:tc>
      </w:tr>
      <w:tr w:rsidR="0057150E" w:rsidRPr="008D0CFF" w14:paraId="73898885" w14:textId="77777777" w:rsidTr="00A4519A">
        <w:trPr>
          <w:cantSplit/>
          <w:ins w:id="48" w:author="Jeff Wootton" w:date="2024-06-24T14:21:00Z"/>
        </w:trPr>
        <w:tc>
          <w:tcPr>
            <w:tcW w:w="7230" w:type="dxa"/>
          </w:tcPr>
          <w:p w14:paraId="70C830AF" w14:textId="75343546" w:rsidR="0057150E" w:rsidRDefault="0057150E" w:rsidP="0057150E">
            <w:pPr>
              <w:suppressAutoHyphens/>
              <w:spacing w:before="60" w:after="60"/>
              <w:rPr>
                <w:ins w:id="49" w:author="Jeff Wootton" w:date="2024-06-24T14:21:00Z" w16du:dateUtc="2024-06-24T12:21:00Z"/>
                <w:rFonts w:cs="Arial"/>
              </w:rPr>
            </w:pPr>
            <w:ins w:id="50" w:author="Jeff Wootton" w:date="2024-06-24T14:21:00Z" w16du:dateUtc="2024-06-24T12:21:00Z">
              <w:r>
                <w:rPr>
                  <w:rFonts w:cs="Arial"/>
                </w:rPr>
                <w:t>Amended the multiplicity of the Curve Component (CUCO) field for the composite curve record of the Base Dataset structure from [0..*] to [1..*].</w:t>
              </w:r>
            </w:ins>
          </w:p>
        </w:tc>
        <w:tc>
          <w:tcPr>
            <w:tcW w:w="2126" w:type="dxa"/>
          </w:tcPr>
          <w:p w14:paraId="4B00AA13" w14:textId="6EECAD8C" w:rsidR="0057150E" w:rsidRDefault="0057150E" w:rsidP="002D0A84">
            <w:pPr>
              <w:suppressAutoHyphens/>
              <w:spacing w:before="60" w:after="60"/>
              <w:jc w:val="left"/>
              <w:rPr>
                <w:ins w:id="51" w:author="Jeff Wootton" w:date="2024-06-24T14:21:00Z" w16du:dateUtc="2024-06-24T12:21:00Z"/>
                <w:rFonts w:cs="Arial"/>
                <w:b/>
              </w:rPr>
            </w:pPr>
            <w:ins w:id="52" w:author="Jeff Wootton" w:date="2024-06-24T14:21:00Z" w16du:dateUtc="2024-06-24T12:21:00Z">
              <w:r>
                <w:rPr>
                  <w:rFonts w:cs="Arial"/>
                  <w:b/>
                </w:rPr>
                <w:t>B-5</w:t>
              </w:r>
            </w:ins>
          </w:p>
        </w:tc>
      </w:tr>
      <w:tr w:rsidR="0057150E" w:rsidRPr="008D0CFF" w14:paraId="387BD8A1" w14:textId="77777777" w:rsidTr="00A4519A">
        <w:trPr>
          <w:cantSplit/>
        </w:trPr>
        <w:tc>
          <w:tcPr>
            <w:tcW w:w="7230" w:type="dxa"/>
          </w:tcPr>
          <w:p w14:paraId="2ABC0CCB" w14:textId="7F04FDB6" w:rsidR="0057150E" w:rsidRDefault="009E386A" w:rsidP="0057150E">
            <w:pPr>
              <w:suppressAutoHyphens/>
              <w:spacing w:before="60" w:after="60"/>
              <w:rPr>
                <w:rFonts w:cs="Arial"/>
              </w:rPr>
            </w:pPr>
            <w:del w:id="53" w:author="Jeff Wootton" w:date="2024-06-24T14:21:00Z" w16du:dateUtc="2024-06-24T12:21:00Z">
              <w:r>
                <w:rPr>
                  <w:rFonts w:cs="Arial"/>
                </w:rPr>
                <w:delText>Reverted the determination of scale bands for data loading to be based on maximum rather than optimum display scale.</w:delText>
              </w:r>
            </w:del>
            <w:ins w:id="54" w:author="Jeff Wootton" w:date="2024-06-24T14:21:00Z" w16du:dateUtc="2024-06-24T12:21:00Z">
              <w:r w:rsidR="0057150E">
                <w:rPr>
                  <w:rFonts w:cs="Arial"/>
                </w:rPr>
                <w:t>Amended the multiplicity of the 2-D Integer Coordinate List (C2IL) field for the Curve record of the Update Dataset structure from [1..*] to [0..*].</w:t>
              </w:r>
            </w:ins>
          </w:p>
        </w:tc>
        <w:tc>
          <w:tcPr>
            <w:tcW w:w="2126" w:type="dxa"/>
          </w:tcPr>
          <w:p w14:paraId="0B438617" w14:textId="7D863DC7" w:rsidR="0057150E" w:rsidRDefault="009E386A">
            <w:pPr>
              <w:suppressAutoHyphens/>
              <w:spacing w:before="60" w:after="60"/>
              <w:jc w:val="left"/>
              <w:rPr>
                <w:rFonts w:cs="Arial"/>
                <w:b/>
              </w:rPr>
              <w:pPrChange w:id="55" w:author="Jeff Wootton" w:date="2024-06-24T14:21:00Z" w16du:dateUtc="2024-06-24T12:21:00Z">
                <w:pPr>
                  <w:suppressAutoHyphens/>
                  <w:spacing w:before="60" w:after="60"/>
                </w:pPr>
              </w:pPrChange>
            </w:pPr>
            <w:del w:id="56" w:author="Jeff Wootton" w:date="2024-06-24T14:21:00Z" w16du:dateUtc="2024-06-24T12:21:00Z">
              <w:r>
                <w:rPr>
                  <w:rFonts w:cs="Arial"/>
                  <w:b/>
                </w:rPr>
                <w:delText>D-2</w:delText>
              </w:r>
            </w:del>
            <w:ins w:id="57" w:author="Jeff Wootton" w:date="2024-06-24T14:21:00Z" w16du:dateUtc="2024-06-24T12:21:00Z">
              <w:r w:rsidR="0057150E">
                <w:rPr>
                  <w:rFonts w:cs="Arial"/>
                  <w:b/>
                </w:rPr>
                <w:t>B-6</w:t>
              </w:r>
            </w:ins>
          </w:p>
        </w:tc>
      </w:tr>
      <w:tr w:rsidR="0057150E" w:rsidRPr="008D0CFF" w14:paraId="1708211D" w14:textId="77777777" w:rsidTr="00A4519A">
        <w:trPr>
          <w:cantSplit/>
        </w:trPr>
        <w:tc>
          <w:tcPr>
            <w:tcW w:w="7230" w:type="dxa"/>
          </w:tcPr>
          <w:p w14:paraId="714A2599" w14:textId="21FCF581" w:rsidR="0057150E" w:rsidRDefault="009E386A" w:rsidP="0057150E">
            <w:pPr>
              <w:suppressAutoHyphens/>
              <w:spacing w:before="60" w:after="60"/>
              <w:rPr>
                <w:rFonts w:cs="Arial"/>
              </w:rPr>
            </w:pPr>
            <w:del w:id="58" w:author="Jeff Wootton" w:date="2024-06-24T14:21:00Z" w16du:dateUtc="2024-06-24T12:21:00Z">
              <w:r>
                <w:rPr>
                  <w:rFonts w:cs="Arial"/>
                </w:rPr>
                <w:lastRenderedPageBreak/>
                <w:delText>Added two versions of the S-101 Data Display Algorithm to be implemented and tested.</w:delText>
              </w:r>
            </w:del>
            <w:ins w:id="59" w:author="Jeff Wootton" w:date="2024-06-24T14:21:00Z" w16du:dateUtc="2024-06-24T12:21:00Z">
              <w:r w:rsidR="0057150E">
                <w:rPr>
                  <w:rFonts w:cs="Arial"/>
                </w:rPr>
                <w:t>Amended the multiplicity of the Feature Object Identifier (FOID) field for the Feature Type record of the Update Dataset structure from [1] to [0..1].</w:t>
              </w:r>
            </w:ins>
          </w:p>
        </w:tc>
        <w:tc>
          <w:tcPr>
            <w:tcW w:w="2126" w:type="dxa"/>
          </w:tcPr>
          <w:p w14:paraId="449158CA" w14:textId="0063133C" w:rsidR="0057150E" w:rsidRDefault="009E386A">
            <w:pPr>
              <w:suppressAutoHyphens/>
              <w:spacing w:before="60" w:after="60"/>
              <w:jc w:val="left"/>
              <w:rPr>
                <w:rFonts w:cs="Arial"/>
                <w:b/>
              </w:rPr>
              <w:pPrChange w:id="60" w:author="Jeff Wootton" w:date="2024-06-24T14:21:00Z" w16du:dateUtc="2024-06-24T12:21:00Z">
                <w:pPr>
                  <w:suppressAutoHyphens/>
                  <w:spacing w:before="60" w:after="60"/>
                </w:pPr>
              </w:pPrChange>
            </w:pPr>
            <w:del w:id="61" w:author="Jeff Wootton" w:date="2024-06-24T14:21:00Z" w16du:dateUtc="2024-06-24T12:21:00Z">
              <w:r>
                <w:rPr>
                  <w:rFonts w:cs="Arial"/>
                  <w:b/>
                </w:rPr>
                <w:delText>D-3</w:delText>
              </w:r>
            </w:del>
            <w:ins w:id="62" w:author="Jeff Wootton" w:date="2024-06-24T14:21:00Z" w16du:dateUtc="2024-06-24T12:21:00Z">
              <w:r w:rsidR="0057150E">
                <w:rPr>
                  <w:rFonts w:cs="Arial"/>
                  <w:b/>
                </w:rPr>
                <w:t>B-6</w:t>
              </w:r>
            </w:ins>
          </w:p>
        </w:tc>
      </w:tr>
      <w:tr w:rsidR="009D1874" w:rsidRPr="008D0CFF" w14:paraId="575CDDA5" w14:textId="77777777" w:rsidTr="00A4519A">
        <w:trPr>
          <w:cantSplit/>
          <w:ins w:id="63" w:author="Jeff Wootton" w:date="2024-06-24T14:21:00Z"/>
        </w:trPr>
        <w:tc>
          <w:tcPr>
            <w:tcW w:w="7230" w:type="dxa"/>
          </w:tcPr>
          <w:p w14:paraId="01011565" w14:textId="5D95C981" w:rsidR="009D1874" w:rsidRDefault="009D1874" w:rsidP="009D1874">
            <w:pPr>
              <w:suppressAutoHyphens/>
              <w:spacing w:before="60" w:after="60"/>
              <w:rPr>
                <w:ins w:id="64" w:author="Jeff Wootton" w:date="2024-06-24T14:21:00Z" w16du:dateUtc="2024-06-24T12:21:00Z"/>
                <w:rFonts w:cs="Arial"/>
              </w:rPr>
            </w:pPr>
            <w:ins w:id="65" w:author="Jeff Wootton" w:date="2024-06-24T14:21:00Z" w16du:dateUtc="2024-06-24T12:21:00Z">
              <w:r>
                <w:rPr>
                  <w:rFonts w:cs="Arial"/>
                </w:rPr>
                <w:t>Amended references to ENC Exchange Set level validation checks and S-101 dataset validation checks to reference S-158.</w:t>
              </w:r>
            </w:ins>
          </w:p>
        </w:tc>
        <w:tc>
          <w:tcPr>
            <w:tcW w:w="2126" w:type="dxa"/>
          </w:tcPr>
          <w:p w14:paraId="219E778B" w14:textId="56605365" w:rsidR="009D1874" w:rsidRDefault="009D1874" w:rsidP="002D0A84">
            <w:pPr>
              <w:suppressAutoHyphens/>
              <w:spacing w:before="60" w:after="60"/>
              <w:jc w:val="left"/>
              <w:rPr>
                <w:ins w:id="66" w:author="Jeff Wootton" w:date="2024-06-24T14:21:00Z" w16du:dateUtc="2024-06-24T12:21:00Z"/>
                <w:rFonts w:cs="Arial"/>
                <w:b/>
              </w:rPr>
            </w:pPr>
            <w:ins w:id="67" w:author="Jeff Wootton" w:date="2024-06-24T14:21:00Z" w16du:dateUtc="2024-06-24T12:21:00Z">
              <w:r>
                <w:rPr>
                  <w:rFonts w:cs="Arial"/>
                  <w:b/>
                </w:rPr>
                <w:t>C</w:t>
              </w:r>
            </w:ins>
          </w:p>
        </w:tc>
      </w:tr>
      <w:tr w:rsidR="002D0A84" w:rsidRPr="008D0CFF" w14:paraId="4FDAAEAC" w14:textId="77777777" w:rsidTr="00A4519A">
        <w:trPr>
          <w:cantSplit/>
          <w:ins w:id="68" w:author="Jeff Wootton" w:date="2024-06-24T14:21:00Z"/>
        </w:trPr>
        <w:tc>
          <w:tcPr>
            <w:tcW w:w="7230" w:type="dxa"/>
          </w:tcPr>
          <w:p w14:paraId="599A4F4E" w14:textId="0CBB2023" w:rsidR="002D0A84" w:rsidRPr="001F74D2" w:rsidRDefault="002D0A84" w:rsidP="002D0A84">
            <w:pPr>
              <w:suppressAutoHyphens/>
              <w:spacing w:before="60" w:after="60"/>
              <w:rPr>
                <w:ins w:id="69" w:author="Jeff Wootton" w:date="2024-06-24T14:21:00Z" w16du:dateUtc="2024-06-24T12:21:00Z"/>
                <w:rFonts w:cs="Arial"/>
              </w:rPr>
            </w:pPr>
            <w:ins w:id="70" w:author="Jeff Wootton" w:date="2024-06-24T14:21:00Z" w16du:dateUtc="2024-06-24T12:21:00Z">
              <w:r>
                <w:rPr>
                  <w:rFonts w:cs="Arial"/>
                </w:rPr>
                <w:t>Removed S-101 Annex D (relocated to new S-98 Annex C, Appendix C-5).</w:t>
              </w:r>
            </w:ins>
          </w:p>
        </w:tc>
        <w:tc>
          <w:tcPr>
            <w:tcW w:w="2126" w:type="dxa"/>
          </w:tcPr>
          <w:p w14:paraId="0FE1432C" w14:textId="44D27C7F" w:rsidR="002D0A84" w:rsidRDefault="002D0A84" w:rsidP="002D0A84">
            <w:pPr>
              <w:suppressAutoHyphens/>
              <w:spacing w:before="60" w:after="60"/>
              <w:jc w:val="left"/>
              <w:rPr>
                <w:ins w:id="71" w:author="Jeff Wootton" w:date="2024-06-24T14:21:00Z" w16du:dateUtc="2024-06-24T12:21:00Z"/>
                <w:rFonts w:cs="Arial"/>
                <w:b/>
              </w:rPr>
            </w:pPr>
            <w:ins w:id="72" w:author="Jeff Wootton" w:date="2024-06-24T14:21:00Z" w16du:dateUtc="2024-06-24T12:21:00Z">
              <w:r>
                <w:rPr>
                  <w:rFonts w:cs="Arial"/>
                  <w:b/>
                </w:rPr>
                <w:t>D</w:t>
              </w:r>
            </w:ins>
          </w:p>
        </w:tc>
      </w:tr>
    </w:tbl>
    <w:p w14:paraId="73E58F34" w14:textId="77777777" w:rsidR="00F47195" w:rsidRDefault="00F47195" w:rsidP="00C128E3">
      <w:pPr>
        <w:spacing w:after="0" w:line="240" w:lineRule="auto"/>
        <w:rPr>
          <w:del w:id="73" w:author="Jeff Wootton" w:date="2024-06-24T14:21:00Z" w16du:dateUtc="2024-06-24T12:21:00Z"/>
          <w:rFonts w:ascii="Arial Narrow" w:hAnsi="Arial Narrow"/>
        </w:rPr>
      </w:pPr>
    </w:p>
    <w:p w14:paraId="48B3B6C0" w14:textId="77777777" w:rsidR="00614FE6" w:rsidRDefault="00614FE6">
      <w:pPr>
        <w:spacing w:after="160" w:line="259" w:lineRule="auto"/>
        <w:jc w:val="left"/>
        <w:rPr>
          <w:del w:id="74" w:author="Jeff Wootton" w:date="2024-06-24T14:21:00Z" w16du:dateUtc="2024-06-24T12:21:00Z"/>
          <w:rFonts w:ascii="Arial Narrow" w:hAnsi="Arial Narrow"/>
        </w:rPr>
      </w:pPr>
      <w:del w:id="75" w:author="Jeff Wootton" w:date="2024-06-24T14:21:00Z" w16du:dateUtc="2024-06-24T12:21:00Z">
        <w:r>
          <w:rPr>
            <w:rFonts w:ascii="Arial Narrow" w:hAnsi="Arial Narrow"/>
          </w:rPr>
          <w:br w:type="page"/>
        </w:r>
      </w:del>
    </w:p>
    <w:p w14:paraId="3176CB87" w14:textId="77777777" w:rsidR="00614FE6" w:rsidRPr="00E61AD8" w:rsidRDefault="00614FE6" w:rsidP="00614FE6">
      <w:pPr>
        <w:spacing w:line="240" w:lineRule="auto"/>
        <w:rPr>
          <w:del w:id="76" w:author="Jeff Wootton" w:date="2024-06-24T14:21:00Z" w16du:dateUtc="2024-06-24T12:21:00Z"/>
          <w:lang w:val="en-US"/>
        </w:rPr>
      </w:pPr>
    </w:p>
    <w:p w14:paraId="356AC379" w14:textId="77777777" w:rsidR="00614FE6" w:rsidRPr="00E61AD8" w:rsidRDefault="00614FE6" w:rsidP="00614FE6">
      <w:pPr>
        <w:spacing w:line="240" w:lineRule="auto"/>
        <w:rPr>
          <w:del w:id="77" w:author="Jeff Wootton" w:date="2024-06-24T14:21:00Z" w16du:dateUtc="2024-06-24T12:21:00Z"/>
          <w:lang w:val="en-US"/>
        </w:rPr>
      </w:pPr>
    </w:p>
    <w:p w14:paraId="5BD9D318" w14:textId="77777777" w:rsidR="00614FE6" w:rsidRPr="00E61AD8" w:rsidRDefault="00614FE6" w:rsidP="00614FE6">
      <w:pPr>
        <w:spacing w:line="240" w:lineRule="auto"/>
        <w:rPr>
          <w:del w:id="78" w:author="Jeff Wootton" w:date="2024-06-24T14:21:00Z" w16du:dateUtc="2024-06-24T12:21:00Z"/>
          <w:lang w:val="en-US"/>
        </w:rPr>
      </w:pPr>
    </w:p>
    <w:p w14:paraId="4E842D43" w14:textId="77777777" w:rsidR="00614FE6" w:rsidRPr="00E61AD8" w:rsidRDefault="00614FE6" w:rsidP="00614FE6">
      <w:pPr>
        <w:spacing w:line="240" w:lineRule="auto"/>
        <w:rPr>
          <w:del w:id="79" w:author="Jeff Wootton" w:date="2024-06-24T14:21:00Z" w16du:dateUtc="2024-06-24T12:21:00Z"/>
          <w:lang w:val="en-US"/>
        </w:rPr>
      </w:pPr>
    </w:p>
    <w:p w14:paraId="3FC9529C" w14:textId="77777777" w:rsidR="00614FE6" w:rsidRPr="00E61AD8" w:rsidRDefault="00614FE6" w:rsidP="00614FE6">
      <w:pPr>
        <w:spacing w:line="240" w:lineRule="auto"/>
        <w:rPr>
          <w:del w:id="80" w:author="Jeff Wootton" w:date="2024-06-24T14:21:00Z" w16du:dateUtc="2024-06-24T12:21:00Z"/>
          <w:lang w:val="en-US"/>
        </w:rPr>
      </w:pPr>
    </w:p>
    <w:p w14:paraId="2972FA66" w14:textId="77777777" w:rsidR="00614FE6" w:rsidRPr="00E61AD8" w:rsidRDefault="00614FE6" w:rsidP="00614FE6">
      <w:pPr>
        <w:spacing w:line="240" w:lineRule="auto"/>
        <w:rPr>
          <w:del w:id="81" w:author="Jeff Wootton" w:date="2024-06-24T14:21:00Z" w16du:dateUtc="2024-06-24T12:21:00Z"/>
          <w:lang w:val="en-US"/>
        </w:rPr>
      </w:pPr>
    </w:p>
    <w:p w14:paraId="3AFCD8B9" w14:textId="77777777" w:rsidR="00614FE6" w:rsidRPr="00E61AD8" w:rsidRDefault="00614FE6" w:rsidP="00614FE6">
      <w:pPr>
        <w:spacing w:line="240" w:lineRule="auto"/>
        <w:rPr>
          <w:del w:id="82" w:author="Jeff Wootton" w:date="2024-06-24T14:21:00Z" w16du:dateUtc="2024-06-24T12:21:00Z"/>
          <w:lang w:val="en-US"/>
        </w:rPr>
      </w:pPr>
    </w:p>
    <w:p w14:paraId="1112F77E" w14:textId="77777777" w:rsidR="00614FE6" w:rsidRPr="00E61AD8" w:rsidRDefault="00614FE6" w:rsidP="00614FE6">
      <w:pPr>
        <w:spacing w:line="240" w:lineRule="auto"/>
        <w:rPr>
          <w:del w:id="83" w:author="Jeff Wootton" w:date="2024-06-24T14:21:00Z" w16du:dateUtc="2024-06-24T12:21:00Z"/>
          <w:lang w:val="en-US"/>
        </w:rPr>
      </w:pPr>
    </w:p>
    <w:p w14:paraId="1FAD5ECA" w14:textId="77777777" w:rsidR="00614FE6" w:rsidRPr="00E61AD8" w:rsidRDefault="00614FE6" w:rsidP="00614FE6">
      <w:pPr>
        <w:spacing w:line="240" w:lineRule="auto"/>
        <w:rPr>
          <w:del w:id="84" w:author="Jeff Wootton" w:date="2024-06-24T14:21:00Z" w16du:dateUtc="2024-06-24T12:21:00Z"/>
          <w:lang w:val="en-US"/>
        </w:rPr>
      </w:pPr>
    </w:p>
    <w:p w14:paraId="591A1FD5" w14:textId="77777777" w:rsidR="00614FE6" w:rsidRPr="00E61AD8" w:rsidRDefault="00614FE6" w:rsidP="00614FE6">
      <w:pPr>
        <w:spacing w:line="240" w:lineRule="auto"/>
        <w:rPr>
          <w:del w:id="85" w:author="Jeff Wootton" w:date="2024-06-24T14:21:00Z" w16du:dateUtc="2024-06-24T12:21:00Z"/>
          <w:lang w:val="en-US"/>
        </w:rPr>
      </w:pPr>
    </w:p>
    <w:p w14:paraId="5A440DE9" w14:textId="77777777" w:rsidR="00614FE6" w:rsidRPr="00E61AD8" w:rsidRDefault="00614FE6" w:rsidP="00614FE6">
      <w:pPr>
        <w:spacing w:line="240" w:lineRule="auto"/>
        <w:rPr>
          <w:del w:id="86" w:author="Jeff Wootton" w:date="2024-06-24T14:21:00Z" w16du:dateUtc="2024-06-24T12:21:00Z"/>
          <w:lang w:val="en-US"/>
        </w:rPr>
      </w:pPr>
    </w:p>
    <w:p w14:paraId="7FD6942F" w14:textId="77777777" w:rsidR="00614FE6" w:rsidRPr="00E61AD8" w:rsidRDefault="00614FE6" w:rsidP="00614FE6">
      <w:pPr>
        <w:spacing w:line="240" w:lineRule="auto"/>
        <w:rPr>
          <w:del w:id="87" w:author="Jeff Wootton" w:date="2024-06-24T14:21:00Z" w16du:dateUtc="2024-06-24T12:21:00Z"/>
          <w:lang w:val="en-US"/>
        </w:rPr>
      </w:pPr>
    </w:p>
    <w:p w14:paraId="65FFC888" w14:textId="77777777" w:rsidR="00614FE6" w:rsidRPr="00E61AD8" w:rsidRDefault="00614FE6" w:rsidP="00614FE6">
      <w:pPr>
        <w:spacing w:line="240" w:lineRule="auto"/>
        <w:rPr>
          <w:del w:id="88" w:author="Jeff Wootton" w:date="2024-06-24T14:21:00Z" w16du:dateUtc="2024-06-24T12:21:00Z"/>
          <w:lang w:val="en-US"/>
        </w:rPr>
      </w:pPr>
    </w:p>
    <w:p w14:paraId="20BCF42E" w14:textId="77777777" w:rsidR="00614FE6" w:rsidRPr="00E61AD8" w:rsidRDefault="00614FE6" w:rsidP="00614FE6">
      <w:pPr>
        <w:spacing w:line="240" w:lineRule="auto"/>
        <w:rPr>
          <w:del w:id="89" w:author="Jeff Wootton" w:date="2024-06-24T14:21:00Z" w16du:dateUtc="2024-06-24T12:21:00Z"/>
          <w:lang w:val="en-US"/>
        </w:rPr>
      </w:pPr>
    </w:p>
    <w:p w14:paraId="48E110D5" w14:textId="0BF05C56" w:rsidR="00F47195" w:rsidRPr="001047FE" w:rsidRDefault="00614FE6">
      <w:pPr>
        <w:spacing w:after="0" w:line="240" w:lineRule="auto"/>
        <w:rPr>
          <w:rFonts w:ascii="Arial Narrow" w:hAnsi="Arial Narrow"/>
        </w:rPr>
        <w:pPrChange w:id="90" w:author="Jeff Wootton" w:date="2024-06-24T14:21:00Z" w16du:dateUtc="2024-06-24T12:21:00Z">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pPr>
        </w:pPrChange>
      </w:pPr>
      <w:del w:id="91" w:author="Jeff Wootton" w:date="2024-06-24T14:21:00Z" w16du:dateUtc="2024-06-24T12:21:00Z">
        <w:r w:rsidRPr="00E61AD8">
          <w:rPr>
            <w:rFonts w:eastAsia="Times New Roman"/>
            <w:sz w:val="22"/>
            <w:lang w:val="en-AU" w:eastAsia="en-GB"/>
          </w:rPr>
          <w:tab/>
          <w:delText>Page intentionally left blank</w:delText>
        </w:r>
      </w:del>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4303F">
          <w:headerReference w:type="even" r:id="rId12"/>
          <w:headerReference w:type="default" r:id="rId13"/>
          <w:footerReference w:type="even" r:id="rId14"/>
          <w:footerReference w:type="default" r:id="rId15"/>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96" w:name="_Toc439685217"/>
      <w:bookmarkStart w:id="97" w:name="_Toc170072332"/>
      <w:bookmarkStart w:id="98" w:name="_Toc162435311"/>
      <w:bookmarkStart w:id="99" w:name="_Toc225065129"/>
      <w:bookmarkStart w:id="100" w:name="_Toc225648272"/>
      <w:r>
        <w:lastRenderedPageBreak/>
        <w:t>Introduction</w:t>
      </w:r>
      <w:bookmarkEnd w:id="96"/>
      <w:bookmarkEnd w:id="97"/>
      <w:bookmarkEnd w:id="98"/>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101" w:name="_Toc439685218"/>
      <w:bookmarkStart w:id="102" w:name="_Toc170072333"/>
      <w:bookmarkStart w:id="103" w:name="_Toc162435312"/>
      <w:r>
        <w:lastRenderedPageBreak/>
        <w:t>Overview</w:t>
      </w:r>
      <w:bookmarkEnd w:id="99"/>
      <w:bookmarkEnd w:id="100"/>
      <w:bookmarkEnd w:id="101"/>
      <w:bookmarkEnd w:id="102"/>
      <w:bookmarkEnd w:id="103"/>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104" w:name="_Toc439685219"/>
      <w:bookmarkStart w:id="105" w:name="_Toc170072334"/>
      <w:bookmarkStart w:id="106" w:name="_Toc162435313"/>
      <w:r w:rsidRPr="00777AC1">
        <w:t>Scope</w:t>
      </w:r>
      <w:bookmarkEnd w:id="104"/>
      <w:bookmarkEnd w:id="105"/>
      <w:bookmarkEnd w:id="106"/>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107" w:name="_Toc439685220"/>
      <w:bookmarkStart w:id="108" w:name="_Toc170072335"/>
      <w:bookmarkStart w:id="109" w:name="_Toc162435314"/>
      <w:r w:rsidRPr="004E17D6">
        <w:rPr>
          <w:lang w:eastAsia="en-GB"/>
        </w:rPr>
        <w:t>References</w:t>
      </w:r>
      <w:bookmarkEnd w:id="107"/>
      <w:bookmarkEnd w:id="108"/>
      <w:bookmarkEnd w:id="10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19107:2003</w:t>
      </w:r>
      <w:r w:rsidRPr="006834DB">
        <w:rPr>
          <w:lang w:val="de-DE" w:eastAsia="en-GB"/>
        </w:rPr>
        <w:tab/>
      </w:r>
      <w:r w:rsidRPr="006834DB">
        <w:rPr>
          <w:i/>
          <w:iCs/>
          <w:lang w:val="de-DE" w:eastAsia="en-GB"/>
        </w:rPr>
        <w:t>Geographic Information – Spatial Schema</w:t>
      </w:r>
    </w:p>
    <w:p w14:paraId="7629020F"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19108:2002</w:t>
      </w:r>
      <w:r w:rsidRPr="006834DB">
        <w:rPr>
          <w:lang w:val="de-DE" w:eastAsia="en-GB"/>
        </w:rPr>
        <w:tab/>
      </w:r>
      <w:r w:rsidRPr="006834DB">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10" w:name="_Toc517858819"/>
      <w:bookmarkStart w:id="111" w:name="_Toc519859059"/>
      <w:bookmarkStart w:id="112" w:name="_Toc521495103"/>
      <w:bookmarkStart w:id="113" w:name="_Toc527117719"/>
      <w:bookmarkStart w:id="114" w:name="_Toc527620246"/>
      <w:bookmarkStart w:id="115" w:name="_Toc529974483"/>
      <w:bookmarkStart w:id="116" w:name="_Toc439685221"/>
      <w:bookmarkStart w:id="117" w:name="_Toc225648274"/>
      <w:bookmarkStart w:id="118" w:name="_Toc225065131"/>
      <w:bookmarkStart w:id="119" w:name="_Toc170072336"/>
      <w:bookmarkStart w:id="120" w:name="_Toc162435315"/>
      <w:bookmarkEnd w:id="110"/>
      <w:bookmarkEnd w:id="111"/>
      <w:bookmarkEnd w:id="112"/>
      <w:bookmarkEnd w:id="113"/>
      <w:bookmarkEnd w:id="114"/>
      <w:bookmarkEnd w:id="115"/>
      <w:r w:rsidRPr="00777AC1">
        <w:lastRenderedPageBreak/>
        <w:t>Terms, definitions and abbreviations</w:t>
      </w:r>
      <w:bookmarkEnd w:id="116"/>
      <w:bookmarkEnd w:id="117"/>
      <w:bookmarkEnd w:id="118"/>
      <w:bookmarkEnd w:id="119"/>
      <w:bookmarkEnd w:id="120"/>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121" w:name="_Toc439685222"/>
      <w:bookmarkStart w:id="122" w:name="_Toc170072337"/>
      <w:bookmarkStart w:id="123" w:name="_Toc162435316"/>
      <w:bookmarkStart w:id="124" w:name="_Toc225648275"/>
      <w:bookmarkStart w:id="125" w:name="_Toc225065132"/>
      <w:r w:rsidRPr="004E17D6">
        <w:t xml:space="preserve">Use of </w:t>
      </w:r>
      <w:r w:rsidR="006B1979">
        <w:t>l</w:t>
      </w:r>
      <w:r w:rsidRPr="004E17D6">
        <w:t>anguage</w:t>
      </w:r>
      <w:bookmarkEnd w:id="121"/>
      <w:bookmarkEnd w:id="122"/>
      <w:bookmarkEnd w:id="123"/>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126" w:name="_Toc515440313"/>
      <w:bookmarkStart w:id="127" w:name="_Toc517858822"/>
      <w:bookmarkStart w:id="128" w:name="_Toc519859062"/>
      <w:bookmarkStart w:id="129" w:name="_Toc521495106"/>
      <w:bookmarkStart w:id="130" w:name="_Toc439685223"/>
      <w:bookmarkStart w:id="131" w:name="_Toc170072338"/>
      <w:bookmarkStart w:id="132" w:name="_Toc162435317"/>
      <w:bookmarkEnd w:id="126"/>
      <w:bookmarkEnd w:id="127"/>
      <w:bookmarkEnd w:id="128"/>
      <w:bookmarkEnd w:id="129"/>
      <w:r w:rsidRPr="00693533">
        <w:t xml:space="preserve">Terms and </w:t>
      </w:r>
      <w:r w:rsidR="0044569B">
        <w:t>d</w:t>
      </w:r>
      <w:r w:rsidRPr="00693533">
        <w:t>efinitions</w:t>
      </w:r>
      <w:bookmarkEnd w:id="124"/>
      <w:bookmarkEnd w:id="125"/>
      <w:bookmarkEnd w:id="130"/>
      <w:bookmarkEnd w:id="131"/>
      <w:bookmarkEnd w:id="132"/>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133" w:name="_Toc368904915"/>
      <w:bookmarkStart w:id="134" w:name="_Toc392576953"/>
      <w:bookmarkStart w:id="135" w:name="_Toc412540090"/>
      <w:bookmarkStart w:id="136" w:name="_Toc439685224"/>
      <w:r w:rsidRPr="00777AC1">
        <w:rPr>
          <w:b/>
          <w:lang w:val="en-AU" w:eastAsia="en-GB"/>
        </w:rPr>
        <w:t>Alarm</w:t>
      </w:r>
      <w:bookmarkEnd w:id="133"/>
      <w:bookmarkEnd w:id="134"/>
      <w:bookmarkEnd w:id="135"/>
      <w:bookmarkEnd w:id="136"/>
    </w:p>
    <w:p w14:paraId="08203521" w14:textId="77777777" w:rsidR="00E73EDF" w:rsidRPr="00777AC1" w:rsidRDefault="007653F1" w:rsidP="00C128E3">
      <w:pPr>
        <w:spacing w:after="120" w:line="240" w:lineRule="auto"/>
        <w:rPr>
          <w:rFonts w:cs="Arial"/>
          <w:lang w:val="en-AU" w:eastAsia="en-GB"/>
        </w:rPr>
      </w:pPr>
      <w:bookmarkStart w:id="137" w:name="_Toc353960570"/>
      <w:bookmarkStart w:id="138" w:name="_Toc353889820"/>
      <w:bookmarkStart w:id="139"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137"/>
      <w:bookmarkEnd w:id="138"/>
      <w:bookmarkEnd w:id="139"/>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140" w:name="_Toc439685225"/>
      <w:bookmarkStart w:id="141" w:name="_Toc392576954"/>
      <w:bookmarkStart w:id="142" w:name="_Toc412540091"/>
      <w:bookmarkStart w:id="143" w:name="_Toc368904916"/>
      <w:r w:rsidRPr="00777AC1">
        <w:rPr>
          <w:b/>
          <w:lang w:val="en-AU" w:eastAsia="en-GB"/>
        </w:rPr>
        <w:t>Alert</w:t>
      </w:r>
      <w:bookmarkEnd w:id="140"/>
      <w:bookmarkEnd w:id="141"/>
      <w:bookmarkEnd w:id="142"/>
      <w:bookmarkEnd w:id="143"/>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144" w:name="_Toc439685226"/>
      <w:bookmarkStart w:id="145" w:name="_Toc368904917"/>
      <w:bookmarkStart w:id="146" w:name="_Toc412540092"/>
      <w:bookmarkStart w:id="147"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144"/>
      <w:bookmarkEnd w:id="145"/>
      <w:bookmarkEnd w:id="146"/>
      <w:bookmarkEnd w:id="147"/>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148" w:name="_Toc412540094"/>
      <w:bookmarkStart w:id="149" w:name="_Toc368904919"/>
      <w:bookmarkStart w:id="150" w:name="_Toc392576957"/>
      <w:bookmarkStart w:id="151"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148"/>
    <w:bookmarkEnd w:id="149"/>
    <w:bookmarkEnd w:id="150"/>
    <w:bookmarkEnd w:id="151"/>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152" w:name="_Toc368904923"/>
      <w:bookmarkStart w:id="153" w:name="_Toc412540097"/>
      <w:bookmarkStart w:id="154" w:name="_Toc392576960"/>
      <w:bookmarkStart w:id="155" w:name="_Toc439685231"/>
      <w:r w:rsidRPr="000A19BF">
        <w:rPr>
          <w:b/>
        </w:rPr>
        <w:t>Display Priority</w:t>
      </w:r>
      <w:bookmarkEnd w:id="152"/>
      <w:bookmarkEnd w:id="153"/>
      <w:bookmarkEnd w:id="154"/>
      <w:bookmarkEnd w:id="155"/>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156" w:name="_Toc368904924"/>
      <w:bookmarkStart w:id="157" w:name="_Toc392576961"/>
      <w:bookmarkStart w:id="158" w:name="_Toc412540098"/>
      <w:bookmarkStart w:id="159" w:name="_Toc439685232"/>
      <w:r w:rsidRPr="00693533">
        <w:rPr>
          <w:b/>
        </w:rPr>
        <w:t>ECDIS</w:t>
      </w:r>
      <w:bookmarkEnd w:id="156"/>
      <w:bookmarkEnd w:id="157"/>
      <w:bookmarkEnd w:id="158"/>
      <w:bookmarkEnd w:id="159"/>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160" w:name="_Toc368904925"/>
      <w:bookmarkStart w:id="161" w:name="_Toc439685233"/>
      <w:bookmarkStart w:id="162" w:name="_Toc412540099"/>
      <w:bookmarkStart w:id="163" w:name="_Toc392576962"/>
      <w:r w:rsidRPr="00693533">
        <w:rPr>
          <w:b/>
        </w:rPr>
        <w:t>ECDIS Chart 1</w:t>
      </w:r>
      <w:bookmarkEnd w:id="160"/>
      <w:bookmarkEnd w:id="161"/>
      <w:bookmarkEnd w:id="162"/>
      <w:bookmarkEnd w:id="163"/>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164" w:name="_Toc346149784"/>
      <w:bookmarkStart w:id="165" w:name="_Toc412540100"/>
      <w:bookmarkStart w:id="166" w:name="_Toc346156158"/>
      <w:bookmarkStart w:id="167" w:name="_Toc392576963"/>
      <w:bookmarkStart w:id="168" w:name="_Toc348447688"/>
      <w:bookmarkStart w:id="169" w:name="_Toc368904926"/>
      <w:bookmarkStart w:id="170"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164"/>
      <w:bookmarkEnd w:id="165"/>
      <w:bookmarkEnd w:id="166"/>
      <w:bookmarkEnd w:id="167"/>
      <w:bookmarkEnd w:id="168"/>
      <w:bookmarkEnd w:id="169"/>
      <w:bookmarkEnd w:id="170"/>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171" w:name="_Toc392576964"/>
      <w:bookmarkStart w:id="172" w:name="_Toc412540101"/>
      <w:bookmarkStart w:id="173" w:name="_Toc368904927"/>
      <w:bookmarkStart w:id="174" w:name="_Toc439685235"/>
      <w:bookmarkStart w:id="175" w:name="_Toc348447689"/>
      <w:bookmarkStart w:id="176" w:name="_Toc346149785"/>
      <w:bookmarkStart w:id="177"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171"/>
      <w:bookmarkEnd w:id="172"/>
      <w:bookmarkEnd w:id="173"/>
      <w:bookmarkEnd w:id="174"/>
    </w:p>
    <w:p w14:paraId="334D132B" w14:textId="77777777" w:rsidR="00E73EDF" w:rsidRPr="000A19BF" w:rsidRDefault="007653F1" w:rsidP="00C128E3">
      <w:pPr>
        <w:spacing w:after="120" w:line="240" w:lineRule="auto"/>
        <w:rPr>
          <w:rFonts w:cs="Arial"/>
          <w:bCs/>
          <w:lang w:eastAsia="en-GB"/>
        </w:rPr>
      </w:pPr>
      <w:bookmarkStart w:id="178" w:name="_Toc353889549"/>
      <w:bookmarkStart w:id="179" w:name="_Toc353889829"/>
      <w:bookmarkStart w:id="180"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175"/>
      <w:bookmarkEnd w:id="176"/>
      <w:bookmarkEnd w:id="177"/>
      <w:bookmarkEnd w:id="178"/>
      <w:bookmarkEnd w:id="179"/>
      <w:bookmarkEnd w:id="180"/>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181" w:name="_Toc346149790"/>
      <w:bookmarkStart w:id="182" w:name="_Toc348447694"/>
      <w:bookmarkStart w:id="183" w:name="_Toc368904933"/>
      <w:bookmarkStart w:id="184" w:name="_Toc346156164"/>
      <w:bookmarkStart w:id="185" w:name="_Toc392576969"/>
      <w:bookmarkStart w:id="186" w:name="_Toc412540106"/>
      <w:bookmarkStart w:id="187"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181"/>
    <w:bookmarkEnd w:id="182"/>
    <w:bookmarkEnd w:id="183"/>
    <w:bookmarkEnd w:id="184"/>
    <w:bookmarkEnd w:id="185"/>
    <w:bookmarkEnd w:id="186"/>
    <w:bookmarkEnd w:id="187"/>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188" w:name="_Toc368904945"/>
      <w:bookmarkStart w:id="189" w:name="_Toc392576977"/>
      <w:bookmarkStart w:id="190" w:name="_Toc412540115"/>
      <w:bookmarkStart w:id="191" w:name="_Toc439685249"/>
      <w:r w:rsidRPr="003420DB">
        <w:rPr>
          <w:b/>
        </w:rPr>
        <w:t>Warning</w:t>
      </w:r>
      <w:bookmarkEnd w:id="188"/>
      <w:bookmarkEnd w:id="189"/>
      <w:bookmarkEnd w:id="190"/>
      <w:bookmarkEnd w:id="191"/>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192" w:name="_Toc515440315"/>
      <w:bookmarkStart w:id="193" w:name="_Toc517858824"/>
      <w:bookmarkStart w:id="194" w:name="_Toc519859064"/>
      <w:bookmarkStart w:id="195" w:name="_Toc521495108"/>
      <w:bookmarkStart w:id="196" w:name="_Toc439685250"/>
      <w:bookmarkStart w:id="197" w:name="_Toc225648276"/>
      <w:bookmarkStart w:id="198" w:name="_Toc225065133"/>
      <w:bookmarkStart w:id="199" w:name="_Toc170072339"/>
      <w:bookmarkStart w:id="200" w:name="_Toc162435318"/>
      <w:bookmarkEnd w:id="192"/>
      <w:bookmarkEnd w:id="193"/>
      <w:bookmarkEnd w:id="194"/>
      <w:bookmarkEnd w:id="195"/>
      <w:r w:rsidRPr="00475FB7">
        <w:t>Abbreviations</w:t>
      </w:r>
      <w:bookmarkEnd w:id="196"/>
      <w:bookmarkEnd w:id="197"/>
      <w:bookmarkEnd w:id="198"/>
      <w:bookmarkEnd w:id="199"/>
      <w:bookmarkEnd w:id="200"/>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201" w:name="_Toc517858826"/>
      <w:bookmarkStart w:id="202" w:name="_Toc519859066"/>
      <w:bookmarkStart w:id="203" w:name="_Toc521495110"/>
      <w:bookmarkStart w:id="204" w:name="_Toc225648277"/>
      <w:bookmarkStart w:id="205" w:name="_Toc225065134"/>
      <w:bookmarkStart w:id="206" w:name="_Toc439685251"/>
      <w:bookmarkStart w:id="207" w:name="_Toc170072340"/>
      <w:bookmarkStart w:id="208" w:name="_Toc162435319"/>
      <w:bookmarkEnd w:id="201"/>
      <w:bookmarkEnd w:id="202"/>
      <w:bookmarkEnd w:id="203"/>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204"/>
      <w:bookmarkEnd w:id="205"/>
      <w:bookmarkEnd w:id="206"/>
      <w:bookmarkEnd w:id="207"/>
      <w:bookmarkEnd w:id="208"/>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209" w:name="_Toc439685252"/>
      <w:bookmarkStart w:id="210" w:name="_Toc170072341"/>
      <w:bookmarkStart w:id="211" w:name="_Toc162435320"/>
      <w:r w:rsidRPr="004E17D6">
        <w:t xml:space="preserve">Data </w:t>
      </w:r>
      <w:r w:rsidR="00F564D2">
        <w:t>P</w:t>
      </w:r>
      <w:r w:rsidR="00F564D2" w:rsidRPr="004E17D6">
        <w:t xml:space="preserve">roduct </w:t>
      </w:r>
      <w:r w:rsidR="00F564D2">
        <w:t>S</w:t>
      </w:r>
      <w:r w:rsidR="00F564D2" w:rsidRPr="004E17D6">
        <w:t xml:space="preserve">pecification </w:t>
      </w:r>
      <w:bookmarkEnd w:id="209"/>
      <w:r w:rsidR="00C11CC2">
        <w:t>m</w:t>
      </w:r>
      <w:r w:rsidR="00F564D2" w:rsidRPr="004E17D6">
        <w:t>etadata</w:t>
      </w:r>
      <w:bookmarkEnd w:id="210"/>
      <w:bookmarkEnd w:id="211"/>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47B675C1"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34EB2">
        <w:t>2</w:t>
      </w:r>
      <w:r w:rsidRPr="00693533">
        <w:t>.0</w:t>
      </w:r>
    </w:p>
    <w:p w14:paraId="40350BEB" w14:textId="1F12F7A2" w:rsidR="00E73EDF" w:rsidRPr="003420DB" w:rsidRDefault="007653F1" w:rsidP="00C128E3">
      <w:pPr>
        <w:spacing w:after="120" w:line="240" w:lineRule="auto"/>
      </w:pPr>
      <w:r w:rsidRPr="00693533">
        <w:rPr>
          <w:b/>
          <w:sz w:val="22"/>
        </w:rPr>
        <w:t>S-101 Version:</w:t>
      </w:r>
      <w:r w:rsidRPr="00693533">
        <w:t xml:space="preserve"> </w:t>
      </w:r>
      <w:r w:rsidRPr="00693533">
        <w:tab/>
        <w:t>1.</w:t>
      </w:r>
      <w:del w:id="212" w:author="Jeff Wootton" w:date="2024-06-24T14:21:00Z" w16du:dateUtc="2024-06-24T12:21:00Z">
        <w:r w:rsidR="00573A59">
          <w:delText>3</w:delText>
        </w:r>
      </w:del>
      <w:ins w:id="213" w:author="Jeff Wootton" w:date="2024-06-24T14:21:00Z" w16du:dateUtc="2024-06-24T12:21:00Z">
        <w:r w:rsidR="00C72AA6">
          <w:t>4</w:t>
        </w:r>
      </w:ins>
      <w:r w:rsidRPr="00693533">
        <w:t xml:space="preserve">.0 </w:t>
      </w:r>
    </w:p>
    <w:p w14:paraId="4E17074B" w14:textId="5115BA42"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400D3">
        <w:rPr>
          <w:color w:val="FF0000"/>
        </w:rPr>
        <w:t>Xxxx</w:t>
      </w:r>
      <w:r w:rsidR="000400D3" w:rsidRPr="00E046B0">
        <w:t xml:space="preserve"> </w:t>
      </w:r>
      <w:r w:rsidR="00573A59" w:rsidRPr="00E046B0">
        <w:t>20</w:t>
      </w:r>
      <w:r w:rsidR="00573A59">
        <w:t>24</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834DB" w:rsidRDefault="007653F1" w:rsidP="00C128E3">
      <w:pPr>
        <w:widowControl w:val="0"/>
        <w:spacing w:after="0" w:line="240" w:lineRule="auto"/>
        <w:ind w:left="1360" w:firstLine="340"/>
        <w:jc w:val="left"/>
        <w:rPr>
          <w:lang w:val="it-IT"/>
        </w:rPr>
      </w:pPr>
      <w:r w:rsidRPr="006834DB">
        <w:rPr>
          <w:lang w:val="it-IT"/>
        </w:rPr>
        <w:t>4</w:t>
      </w:r>
      <w:r w:rsidR="008E3218" w:rsidRPr="006834DB">
        <w:rPr>
          <w:lang w:val="it-IT"/>
        </w:rPr>
        <w:t>b</w:t>
      </w:r>
      <w:r w:rsidRPr="006834DB">
        <w:rPr>
          <w:lang w:val="it-IT"/>
        </w:rPr>
        <w:t xml:space="preserve"> Quai Antoine 1er</w:t>
      </w:r>
    </w:p>
    <w:p w14:paraId="2BC88522" w14:textId="77777777" w:rsidR="00E73EDF" w:rsidRPr="006834DB" w:rsidRDefault="007653F1" w:rsidP="00C128E3">
      <w:pPr>
        <w:widowControl w:val="0"/>
        <w:spacing w:after="0" w:line="240" w:lineRule="auto"/>
        <w:ind w:left="1360" w:firstLine="340"/>
        <w:jc w:val="left"/>
        <w:rPr>
          <w:lang w:val="it-IT"/>
        </w:rPr>
      </w:pPr>
      <w:r w:rsidRPr="006834DB">
        <w:rPr>
          <w:lang w:val="it-IT"/>
        </w:rPr>
        <w:t>B.P. 445</w:t>
      </w:r>
    </w:p>
    <w:p w14:paraId="46A82B23" w14:textId="77777777" w:rsidR="00E73EDF" w:rsidRPr="006834DB" w:rsidRDefault="007653F1" w:rsidP="00C128E3">
      <w:pPr>
        <w:widowControl w:val="0"/>
        <w:spacing w:after="0" w:line="240" w:lineRule="auto"/>
        <w:ind w:left="1700"/>
        <w:jc w:val="left"/>
        <w:rPr>
          <w:lang w:val="it-IT"/>
        </w:rPr>
      </w:pPr>
      <w:r w:rsidRPr="006834DB">
        <w:rPr>
          <w:lang w:val="it-IT"/>
        </w:rPr>
        <w:t>MC 98011 MONACO CEDEX</w:t>
      </w:r>
      <w:r w:rsidRPr="006834DB">
        <w:rPr>
          <w:lang w:val="it-IT"/>
        </w:rPr>
        <w:br/>
        <w:t>Telephone: +377 93 10 81 00</w:t>
      </w:r>
      <w:r w:rsidRPr="006834DB">
        <w:rPr>
          <w:lang w:val="it-IT"/>
        </w:rPr>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16"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17"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214" w:name="_Toc439685253"/>
      <w:bookmarkStart w:id="215" w:name="_Toc170072342"/>
      <w:bookmarkStart w:id="216" w:name="_Toc162435321"/>
      <w:r w:rsidRPr="00693533">
        <w:rPr>
          <w:lang w:val="en-US" w:eastAsia="en-US"/>
        </w:rPr>
        <w:t xml:space="preserve">IHO Product Specification </w:t>
      </w:r>
      <w:r w:rsidR="002A15B8">
        <w:rPr>
          <w:lang w:val="en-US" w:eastAsia="en-US"/>
        </w:rPr>
        <w:t>m</w:t>
      </w:r>
      <w:r w:rsidRPr="00693533">
        <w:rPr>
          <w:lang w:val="en-US" w:eastAsia="en-US"/>
        </w:rPr>
        <w:t>aintenance</w:t>
      </w:r>
      <w:bookmarkEnd w:id="214"/>
      <w:bookmarkEnd w:id="215"/>
      <w:bookmarkEnd w:id="216"/>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17" w:name="_Toc170072343"/>
      <w:bookmarkStart w:id="218" w:name="_Toc162435322"/>
      <w:r w:rsidRPr="00693533">
        <w:rPr>
          <w:lang w:val="en-US" w:eastAsia="en-US"/>
        </w:rPr>
        <w:t>Introduction</w:t>
      </w:r>
      <w:bookmarkEnd w:id="217"/>
      <w:bookmarkEnd w:id="21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19" w:name="_Toc170072344"/>
      <w:bookmarkStart w:id="220" w:name="_Toc162435323"/>
      <w:r w:rsidRPr="00693533">
        <w:rPr>
          <w:lang w:val="en-US" w:eastAsia="en-US"/>
        </w:rPr>
        <w:t>New Edition</w:t>
      </w:r>
      <w:bookmarkEnd w:id="219"/>
      <w:bookmarkEnd w:id="220"/>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21" w:name="_Toc170072345"/>
      <w:bookmarkStart w:id="222" w:name="_Toc162435324"/>
      <w:r w:rsidRPr="00E046B0">
        <w:rPr>
          <w:lang w:val="en-US" w:eastAsia="en-US"/>
        </w:rPr>
        <w:t>Revision</w:t>
      </w:r>
      <w:bookmarkEnd w:id="221"/>
      <w:bookmarkEnd w:id="222"/>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23" w:name="_Toc170072346"/>
      <w:bookmarkStart w:id="224" w:name="_Toc162435325"/>
      <w:r w:rsidRPr="00E046B0">
        <w:rPr>
          <w:lang w:val="en-US" w:eastAsia="en-US"/>
        </w:rPr>
        <w:t>Clarification</w:t>
      </w:r>
      <w:bookmarkEnd w:id="223"/>
      <w:bookmarkEnd w:id="224"/>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225" w:name="_Toc170072347"/>
      <w:bookmarkStart w:id="226" w:name="_Toc162435326"/>
      <w:r w:rsidRPr="004E17D6">
        <w:t xml:space="preserve">Version </w:t>
      </w:r>
      <w:r w:rsidR="00456219">
        <w:t>n</w:t>
      </w:r>
      <w:r w:rsidRPr="004E17D6">
        <w:t>umbers</w:t>
      </w:r>
      <w:bookmarkEnd w:id="225"/>
      <w:bookmarkEnd w:id="226"/>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227" w:name="_Toc225648278"/>
      <w:bookmarkStart w:id="228" w:name="_Toc225065135"/>
      <w:bookmarkStart w:id="229" w:name="_Toc439685254"/>
      <w:bookmarkStart w:id="230" w:name="_Toc170072348"/>
      <w:bookmarkStart w:id="231" w:name="_Toc162435327"/>
      <w:r w:rsidRPr="00693533">
        <w:lastRenderedPageBreak/>
        <w:t>Specification Scope</w:t>
      </w:r>
      <w:bookmarkEnd w:id="227"/>
      <w:bookmarkEnd w:id="228"/>
      <w:bookmarkEnd w:id="229"/>
      <w:bookmarkEnd w:id="230"/>
      <w:bookmarkEnd w:id="231"/>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232" w:name="_Toc225065136"/>
      <w:bookmarkStart w:id="233" w:name="_Toc225648279"/>
      <w:bookmarkStart w:id="234" w:name="_Toc439685255"/>
      <w:bookmarkStart w:id="235" w:name="_Toc170072349"/>
      <w:bookmarkStart w:id="236" w:name="_Toc162435328"/>
      <w:r w:rsidRPr="00693533">
        <w:t xml:space="preserve">Dataset </w:t>
      </w:r>
      <w:bookmarkEnd w:id="232"/>
      <w:bookmarkEnd w:id="233"/>
      <w:r w:rsidRPr="00693533">
        <w:t>Identification</w:t>
      </w:r>
      <w:bookmarkEnd w:id="234"/>
      <w:bookmarkEnd w:id="235"/>
      <w:bookmarkEnd w:id="236"/>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35B2B1A8"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w:t>
      </w:r>
      <w:del w:id="237" w:author="Jeff Wootton" w:date="2024-06-24T14:21:00Z" w16du:dateUtc="2024-06-24T12:21:00Z">
        <w:r w:rsidR="002F447C">
          <w:delText>, optimum</w:delText>
        </w:r>
      </w:del>
      <w:r w:rsidR="0038714A">
        <w:t xml:space="preserve"> and</w:t>
      </w:r>
      <w:r w:rsidRPr="00693533">
        <w:t xml:space="preserve"> minimum display scale. Values </w:t>
      </w:r>
      <w:r w:rsidR="002F447C">
        <w:t xml:space="preserve">for optimum and minimum display scales </w:t>
      </w:r>
      <w:r w:rsidRPr="00693533">
        <w:t xml:space="preserve">must be taken from the following </w:t>
      </w:r>
      <w:r w:rsidR="004C7DE3">
        <w:t>T</w:t>
      </w:r>
      <w:r w:rsidRPr="00693533">
        <w:t>able:</w:t>
      </w:r>
    </w:p>
    <w:p w14:paraId="6DB4890C" w14:textId="50926BEB"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F7363F">
        <w:rPr>
          <w:noProof/>
          <w:sz w:val="18"/>
          <w:szCs w:val="18"/>
        </w:rPr>
        <w:t>1</w:t>
      </w:r>
      <w:r w:rsidRPr="007F078C">
        <w:rPr>
          <w:sz w:val="18"/>
          <w:szCs w:val="18"/>
        </w:rPr>
        <w:fldChar w:fldCharType="end"/>
      </w:r>
      <w:r w:rsidRPr="007F078C">
        <w:rPr>
          <w:sz w:val="18"/>
          <w:szCs w:val="18"/>
        </w:rPr>
        <w:t xml:space="preserve"> – ENC Minimum Display</w:t>
      </w:r>
      <w:r w:rsidR="002F447C">
        <w:rPr>
          <w:sz w:val="18"/>
          <w:szCs w:val="18"/>
        </w:rPr>
        <w:t xml:space="preserve"> and </w:t>
      </w:r>
      <w:r w:rsidR="0038714A">
        <w:rPr>
          <w:sz w:val="18"/>
          <w:szCs w:val="18"/>
        </w:rPr>
        <w:t>Optimum Display</w:t>
      </w:r>
      <w:r w:rsidRPr="007F078C">
        <w:rPr>
          <w:sz w:val="18"/>
          <w:szCs w:val="18"/>
        </w:rPr>
        <w:t xml:space="preserve">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23564F87"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del w:id="238" w:author="Jeff Wootton" w:date="2024-06-24T14:21:00Z" w16du:dateUtc="2024-06-24T12:21:00Z">
              <w:r w:rsidR="000B61DB" w:rsidRPr="00693533">
                <w:delText xml:space="preserve"> the </w:delText>
              </w:r>
              <w:r w:rsidR="000B61DB">
                <w:delText>optimum</w:delText>
              </w:r>
              <w:r w:rsidR="000B61DB" w:rsidRPr="00693533">
                <w:delText xml:space="preserve"> display scale = </w:delText>
              </w:r>
              <w:r w:rsidR="000B61DB">
                <w:delText>1</w:delText>
              </w:r>
              <w:r w:rsidR="000B61DB" w:rsidRPr="00693533">
                <w:delText>,000</w:delText>
              </w:r>
              <w:r w:rsidRPr="00693533">
                <w:delText>)</w:delText>
              </w:r>
            </w:del>
            <w:ins w:id="239" w:author="Jeff Wootton" w:date="2024-06-24T14:21:00Z" w16du:dateUtc="2024-06-24T12:21:00Z">
              <w:r w:rsidR="005F09B6">
                <w:t>)</w:t>
              </w:r>
            </w:ins>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3F7DDD9A" w:rsidR="00E73EDF" w:rsidRPr="00693533" w:rsidRDefault="007653F1" w:rsidP="00C804EF">
            <w:pPr>
              <w:pStyle w:val="Tabletext9"/>
              <w:spacing w:line="240" w:lineRule="auto"/>
            </w:pPr>
            <w:r w:rsidRPr="00693533">
              <w:t>1:1,000</w:t>
            </w:r>
            <w:r w:rsidR="00E33502">
              <w:t xml:space="preserve"> (only allowed on</w:t>
            </w:r>
            <w:r w:rsidR="0038714A">
              <w:t xml:space="preserve"> optimum </w:t>
            </w:r>
            <w:ins w:id="240" w:author="Jeff Wootton" w:date="2024-06-24T14:21:00Z" w16du:dateUtc="2024-06-24T12:21:00Z">
              <w:r w:rsidR="0038714A">
                <w:t>and</w:t>
              </w:r>
              <w:r w:rsidR="00E33502">
                <w:t xml:space="preserve"> maximum </w:t>
              </w:r>
            </w:ins>
            <w:r w:rsidR="00E33502">
              <w:t>display scale)</w:t>
            </w:r>
          </w:p>
        </w:tc>
      </w:tr>
    </w:tbl>
    <w:p w14:paraId="1E4F51DC" w14:textId="77777777" w:rsidR="00E73EDF" w:rsidRPr="004C7DE3" w:rsidRDefault="007653F1" w:rsidP="00C128E3">
      <w:pPr>
        <w:spacing w:after="0" w:line="240" w:lineRule="auto"/>
        <w:ind w:left="3400" w:hanging="3400"/>
      </w:pPr>
      <w:r w:rsidRPr="004C7DE3">
        <w:rPr>
          <w:b/>
        </w:rPr>
        <w:lastRenderedPageBreak/>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241" w:name="_Toc439685256"/>
      <w:bookmarkStart w:id="242" w:name="_Toc225648280"/>
      <w:bookmarkStart w:id="243" w:name="_Toc225065137"/>
      <w:bookmarkStart w:id="244" w:name="_Toc170072350"/>
      <w:bookmarkStart w:id="245" w:name="_Toc162435329"/>
      <w:r w:rsidRPr="00693533">
        <w:t xml:space="preserve">Data Content and </w:t>
      </w:r>
      <w:bookmarkEnd w:id="241"/>
      <w:bookmarkEnd w:id="242"/>
      <w:bookmarkEnd w:id="243"/>
      <w:r w:rsidR="001360F7">
        <w:t>S</w:t>
      </w:r>
      <w:r w:rsidR="001360F7" w:rsidRPr="00693533">
        <w:t>tructure</w:t>
      </w:r>
      <w:bookmarkEnd w:id="244"/>
      <w:bookmarkEnd w:id="245"/>
    </w:p>
    <w:p w14:paraId="08016BFC" w14:textId="77777777" w:rsidR="00E73EDF" w:rsidRPr="00693533" w:rsidRDefault="007653F1" w:rsidP="00C128E3">
      <w:pPr>
        <w:pStyle w:val="Heading2"/>
        <w:tabs>
          <w:tab w:val="clear" w:pos="540"/>
        </w:tabs>
        <w:spacing w:before="120" w:after="200" w:line="240" w:lineRule="auto"/>
        <w:ind w:left="709" w:hanging="709"/>
      </w:pPr>
      <w:bookmarkStart w:id="246" w:name="_Toc439685257"/>
      <w:bookmarkStart w:id="247" w:name="_Toc170072351"/>
      <w:bookmarkStart w:id="248" w:name="_Toc162435330"/>
      <w:bookmarkStart w:id="249" w:name="_Toc225065138"/>
      <w:bookmarkStart w:id="250" w:name="_Toc225648281"/>
      <w:r w:rsidRPr="00693533">
        <w:t>Introduction</w:t>
      </w:r>
      <w:bookmarkEnd w:id="246"/>
      <w:bookmarkEnd w:id="247"/>
      <w:bookmarkEnd w:id="248"/>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251" w:name="_Toc439685258"/>
      <w:bookmarkStart w:id="252" w:name="_Toc170072352"/>
      <w:bookmarkStart w:id="253" w:name="_Toc162435331"/>
      <w:r w:rsidRPr="004E17D6">
        <w:t>Application Schema</w:t>
      </w:r>
      <w:bookmarkEnd w:id="249"/>
      <w:bookmarkEnd w:id="250"/>
      <w:bookmarkEnd w:id="251"/>
      <w:bookmarkEnd w:id="252"/>
      <w:bookmarkEnd w:id="253"/>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254" w:name="_Toc225648301"/>
      <w:bookmarkStart w:id="255" w:name="_Toc225065158"/>
      <w:bookmarkStart w:id="256" w:name="_Toc439685259"/>
      <w:bookmarkStart w:id="257" w:name="_Toc170072353"/>
      <w:bookmarkStart w:id="258" w:name="_Toc162435332"/>
      <w:bookmarkStart w:id="259" w:name="_Toc225648282"/>
      <w:bookmarkStart w:id="260" w:name="_Toc225065139"/>
      <w:r w:rsidRPr="00693533">
        <w:t>Feature Catalogue</w:t>
      </w:r>
      <w:bookmarkEnd w:id="254"/>
      <w:bookmarkEnd w:id="255"/>
      <w:bookmarkEnd w:id="256"/>
      <w:bookmarkEnd w:id="257"/>
      <w:bookmarkEnd w:id="258"/>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261" w:name="_Toc439685260"/>
      <w:bookmarkStart w:id="262" w:name="_Toc170072354"/>
      <w:bookmarkStart w:id="263" w:name="_Toc162435333"/>
      <w:r w:rsidRPr="00693533">
        <w:rPr>
          <w:lang w:eastAsia="en-US"/>
        </w:rPr>
        <w:t>Introduction</w:t>
      </w:r>
      <w:bookmarkEnd w:id="261"/>
      <w:bookmarkEnd w:id="262"/>
      <w:bookmarkEnd w:id="263"/>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264" w:name="_Toc439685261"/>
      <w:bookmarkStart w:id="265" w:name="_Toc170072355"/>
      <w:bookmarkStart w:id="266" w:name="_Toc162435334"/>
      <w:r w:rsidRPr="004E17D6">
        <w:t xml:space="preserve">Feature </w:t>
      </w:r>
      <w:r w:rsidR="005E656F">
        <w:t>t</w:t>
      </w:r>
      <w:r w:rsidRPr="004E17D6">
        <w:t>ypes</w:t>
      </w:r>
      <w:bookmarkEnd w:id="264"/>
      <w:bookmarkEnd w:id="265"/>
      <w:bookmarkEnd w:id="266"/>
      <w:r w:rsidRPr="004E17D6">
        <w:t xml:space="preserve"> </w:t>
      </w:r>
      <w:bookmarkEnd w:id="259"/>
      <w:bookmarkEnd w:id="260"/>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267" w:name="_Toc225065140"/>
      <w:bookmarkStart w:id="268"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269" w:name="_Toc225065145"/>
      <w:bookmarkStart w:id="270" w:name="_Toc225648288"/>
      <w:r w:rsidRPr="00693533">
        <w:lastRenderedPageBreak/>
        <w:t xml:space="preserve">Skin of the Earth </w:t>
      </w:r>
      <w:bookmarkEnd w:id="269"/>
      <w:bookmarkEnd w:id="270"/>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271"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271"/>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267"/>
      <w:bookmarkEnd w:id="268"/>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272" w:name="_Toc225648284"/>
      <w:bookmarkStart w:id="273"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274" w:name="_Toc439685262"/>
      <w:bookmarkStart w:id="275" w:name="_Toc170072356"/>
      <w:bookmarkStart w:id="276" w:name="_Toc162435335"/>
      <w:bookmarkStart w:id="277" w:name="_Toc225648285"/>
      <w:bookmarkStart w:id="278" w:name="_Toc225065142"/>
      <w:bookmarkEnd w:id="272"/>
      <w:bookmarkEnd w:id="273"/>
      <w:r w:rsidRPr="00693533">
        <w:t xml:space="preserve">Feature </w:t>
      </w:r>
      <w:r w:rsidR="005E656F">
        <w:t>r</w:t>
      </w:r>
      <w:r w:rsidRPr="00693533">
        <w:t>elationship</w:t>
      </w:r>
      <w:bookmarkEnd w:id="274"/>
      <w:r w:rsidR="005E656F">
        <w:t>s</w:t>
      </w:r>
      <w:bookmarkEnd w:id="275"/>
      <w:bookmarkEnd w:id="276"/>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279" w:name="_Ref307922365"/>
      <w:r w:rsidRPr="004E17D6">
        <w:t xml:space="preserve">Feature </w:t>
      </w:r>
      <w:r w:rsidR="00BE2B82">
        <w:t>a</w:t>
      </w:r>
      <w:r w:rsidRPr="004E17D6">
        <w:t>ssociation</w:t>
      </w:r>
      <w:bookmarkEnd w:id="279"/>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w:t>
      </w:r>
      <w:r w:rsidRPr="004E17D6">
        <w:rPr>
          <w:rFonts w:cs="Arial"/>
          <w:lang w:val="en-US" w:eastAsia="en-US"/>
        </w:rPr>
        <w:t xml:space="preserve">connections between their instances. </w:t>
      </w:r>
    </w:p>
    <w:p w14:paraId="55EA928B" w14:textId="10457A0E" w:rsidR="00E73EDF" w:rsidRPr="00BE2B82" w:rsidRDefault="00AC3266" w:rsidP="00BE2B82">
      <w:pPr>
        <w:pStyle w:val="Small"/>
        <w:spacing w:before="0" w:after="120"/>
        <w:jc w:val="both"/>
        <w:rPr>
          <w:sz w:val="20"/>
          <w:szCs w:val="20"/>
        </w:rPr>
      </w:pPr>
      <w:r w:rsidRPr="00AC3266">
        <w:rPr>
          <w:rFonts w:cs="Arial"/>
          <w:b/>
          <w:bCs/>
          <w:noProof/>
          <w:sz w:val="18"/>
          <w:szCs w:val="18"/>
        </w:rPr>
        <w:drawing>
          <wp:anchor distT="0" distB="0" distL="114300" distR="114300" simplePos="0" relativeHeight="251661824" behindDoc="0" locked="0" layoutInCell="1" allowOverlap="1" wp14:anchorId="5181AD89" wp14:editId="0070B8B1">
            <wp:simplePos x="0" y="0"/>
            <wp:positionH relativeFrom="margin">
              <wp:align>right</wp:align>
            </wp:positionH>
            <wp:positionV relativeFrom="paragraph">
              <wp:posOffset>511175</wp:posOffset>
            </wp:positionV>
            <wp:extent cx="5753100" cy="858520"/>
            <wp:effectExtent l="0" t="0" r="0" b="0"/>
            <wp:wrapTopAndBottom/>
            <wp:docPr id="26993524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241" name="Picture 2" descr="A black text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3F1" w:rsidRPr="00BE2B82">
        <w:rPr>
          <w:sz w:val="20"/>
          <w:szCs w:val="20"/>
        </w:rPr>
        <w:t>EXAMPLE</w:t>
      </w:r>
      <w:r w:rsidR="00BE2B82" w:rsidRPr="00BE2B82">
        <w:rPr>
          <w:sz w:val="20"/>
          <w:szCs w:val="20"/>
        </w:rPr>
        <w:t xml:space="preserve">: </w:t>
      </w:r>
      <w:r w:rsidR="007653F1" w:rsidRPr="00BE2B82">
        <w:rPr>
          <w:sz w:val="20"/>
          <w:szCs w:val="20"/>
        </w:rPr>
        <w:t xml:space="preserve">A </w:t>
      </w:r>
      <w:r w:rsidR="007653F1" w:rsidRPr="00BE2B82">
        <w:rPr>
          <w:b/>
          <w:sz w:val="20"/>
          <w:szCs w:val="20"/>
        </w:rPr>
        <w:t>Caution Area</w:t>
      </w:r>
      <w:r w:rsidR="007653F1" w:rsidRPr="00BE2B82">
        <w:rPr>
          <w:sz w:val="20"/>
          <w:szCs w:val="20"/>
        </w:rPr>
        <w:t xml:space="preserve"> feature provides additional caution information to the </w:t>
      </w:r>
      <w:r w:rsidR="007653F1" w:rsidRPr="00BE2B82">
        <w:rPr>
          <w:b/>
          <w:sz w:val="20"/>
          <w:szCs w:val="20"/>
        </w:rPr>
        <w:t>Archipelagic Sea Lane</w:t>
      </w:r>
      <w:r w:rsidR="007653F1" w:rsidRPr="00BE2B82">
        <w:rPr>
          <w:sz w:val="20"/>
          <w:szCs w:val="20"/>
        </w:rPr>
        <w:t xml:space="preserve"> feature. </w:t>
      </w:r>
      <w:r w:rsidR="00037650" w:rsidRPr="00BE2B82">
        <w:rPr>
          <w:sz w:val="20"/>
          <w:szCs w:val="20"/>
        </w:rPr>
        <w:t xml:space="preserve"> </w:t>
      </w:r>
      <w:r w:rsidR="007653F1" w:rsidRPr="00BE2B82">
        <w:rPr>
          <w:sz w:val="20"/>
          <w:szCs w:val="20"/>
        </w:rPr>
        <w:t xml:space="preserve">An association named </w:t>
      </w:r>
      <w:r w:rsidR="007653F1" w:rsidRPr="00BE2B82">
        <w:rPr>
          <w:b/>
          <w:sz w:val="20"/>
          <w:szCs w:val="20"/>
        </w:rPr>
        <w:t xml:space="preserve">Caution Area Association </w:t>
      </w:r>
      <w:r w:rsidR="007653F1" w:rsidRPr="00BE2B82">
        <w:rPr>
          <w:sz w:val="20"/>
          <w:szCs w:val="20"/>
        </w:rPr>
        <w:t>is used to relate the two features; roles are used to convey the meaning of the relationship.</w:t>
      </w:r>
    </w:p>
    <w:p w14:paraId="01161A36" w14:textId="18E92AC0" w:rsidR="00E73EDF" w:rsidRPr="00AC3266" w:rsidRDefault="007653F1" w:rsidP="00AC3266">
      <w:pPr>
        <w:pStyle w:val="NormalWeb"/>
        <w:spacing w:before="0" w:beforeAutospacing="0" w:after="0" w:afterAutospacing="0"/>
        <w:jc w:val="center"/>
        <w:rPr>
          <w:rFonts w:ascii="Arial" w:hAnsi="Arial" w:cs="Arial"/>
          <w:b/>
          <w:bCs/>
          <w:sz w:val="18"/>
          <w:szCs w:val="18"/>
        </w:rPr>
      </w:pPr>
      <w:bookmarkStart w:id="280" w:name="_Ref307922491"/>
      <w:r w:rsidRPr="00AC3266">
        <w:rPr>
          <w:rFonts w:ascii="Arial" w:hAnsi="Arial" w:cs="Arial"/>
          <w:b/>
          <w:bCs/>
          <w:sz w:val="18"/>
          <w:szCs w:val="18"/>
        </w:rPr>
        <w:t xml:space="preserve">Figure </w:t>
      </w:r>
      <w:r w:rsidR="00BE2B82" w:rsidRPr="00AC3266">
        <w:rPr>
          <w:rFonts w:ascii="Arial" w:hAnsi="Arial" w:cs="Arial"/>
          <w:b/>
          <w:bCs/>
          <w:sz w:val="18"/>
          <w:szCs w:val="18"/>
        </w:rPr>
        <w:t>4-</w:t>
      </w:r>
      <w:r w:rsidR="000F3006" w:rsidRPr="00AC3266">
        <w:rPr>
          <w:rFonts w:ascii="Arial" w:hAnsi="Arial" w:cs="Arial"/>
          <w:b/>
          <w:bCs/>
          <w:sz w:val="18"/>
          <w:szCs w:val="18"/>
        </w:rPr>
        <w:t>1</w:t>
      </w:r>
      <w:r w:rsidRPr="00AC3266">
        <w:rPr>
          <w:rFonts w:ascii="Arial" w:hAnsi="Arial" w:cs="Arial"/>
          <w:b/>
          <w:bCs/>
          <w:sz w:val="18"/>
          <w:szCs w:val="18"/>
        </w:rPr>
        <w:t xml:space="preserve"> – Feature </w:t>
      </w:r>
      <w:r w:rsidR="001E4125" w:rsidRPr="00AC3266">
        <w:rPr>
          <w:rFonts w:ascii="Arial" w:hAnsi="Arial" w:cs="Arial"/>
          <w:b/>
          <w:bCs/>
          <w:sz w:val="18"/>
          <w:szCs w:val="18"/>
        </w:rPr>
        <w:t>a</w:t>
      </w:r>
      <w:r w:rsidRPr="00AC3266">
        <w:rPr>
          <w:rFonts w:ascii="Arial" w:hAnsi="Arial" w:cs="Arial"/>
          <w:b/>
          <w:bCs/>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280"/>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32C55513" w14:textId="4419C8A3" w:rsidR="00AC3266" w:rsidRDefault="00AC3266" w:rsidP="00AC3266">
      <w:pPr>
        <w:pStyle w:val="NormalWeb"/>
        <w:spacing w:before="0" w:beforeAutospacing="0" w:after="0" w:afterAutospacing="0"/>
      </w:pPr>
      <w:r>
        <w:rPr>
          <w:noProof/>
        </w:rPr>
        <w:drawing>
          <wp:inline distT="0" distB="0" distL="0" distR="0" wp14:anchorId="5E1A51EA" wp14:editId="406DE006">
            <wp:extent cx="5770880" cy="1463040"/>
            <wp:effectExtent l="0" t="0" r="1270" b="3810"/>
            <wp:docPr id="146859257"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257" name="Picture 4" descr="A close-up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880" cy="1463040"/>
                    </a:xfrm>
                    <a:prstGeom prst="rect">
                      <a:avLst/>
                    </a:prstGeom>
                    <a:noFill/>
                    <a:ln>
                      <a:noFill/>
                    </a:ln>
                  </pic:spPr>
                </pic:pic>
              </a:graphicData>
            </a:graphic>
          </wp:inline>
        </w:drawing>
      </w:r>
    </w:p>
    <w:p w14:paraId="5CAE2C09" w14:textId="1896F0A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000F3006">
        <w:rPr>
          <w:sz w:val="18"/>
          <w:szCs w:val="18"/>
        </w:rPr>
        <w:t>2</w:t>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281" w:name="_Ref307922421"/>
      <w:r w:rsidRPr="00693533">
        <w:t>Composition</w:t>
      </w:r>
      <w:bookmarkEnd w:id="281"/>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082402A9" w14:textId="2C32FA98" w:rsidR="00AC3266" w:rsidRDefault="00AC3266" w:rsidP="007A7077">
      <w:pPr>
        <w:pStyle w:val="NormalWeb"/>
        <w:spacing w:before="0" w:beforeAutospacing="0" w:after="0" w:afterAutospacing="0"/>
      </w:pPr>
      <w:r>
        <w:rPr>
          <w:noProof/>
        </w:rPr>
        <w:lastRenderedPageBreak/>
        <w:drawing>
          <wp:inline distT="0" distB="0" distL="0" distR="0" wp14:anchorId="6B9D2F14" wp14:editId="28277454">
            <wp:extent cx="5770880" cy="748030"/>
            <wp:effectExtent l="0" t="0" r="1270" b="0"/>
            <wp:docPr id="90013162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1621" name="Picture 5" descr="A close up of a sig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880" cy="748030"/>
                    </a:xfrm>
                    <a:prstGeom prst="rect">
                      <a:avLst/>
                    </a:prstGeom>
                    <a:noFill/>
                    <a:ln>
                      <a:noFill/>
                    </a:ln>
                  </pic:spPr>
                </pic:pic>
              </a:graphicData>
            </a:graphic>
          </wp:inline>
        </w:drawing>
      </w:r>
    </w:p>
    <w:bookmarkEnd w:id="277"/>
    <w:bookmarkEnd w:id="278"/>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282" w:name="_Toc510784272"/>
      <w:bookmarkStart w:id="283" w:name="_Toc510785421"/>
      <w:bookmarkStart w:id="284" w:name="_Toc510785422"/>
      <w:bookmarkStart w:id="285" w:name="_Toc510784273"/>
      <w:bookmarkStart w:id="286" w:name="_Toc439685263"/>
      <w:bookmarkStart w:id="287" w:name="_Toc170072357"/>
      <w:bookmarkStart w:id="288" w:name="_Toc162435336"/>
      <w:bookmarkStart w:id="289" w:name="_Toc225648292"/>
      <w:bookmarkStart w:id="290" w:name="_Toc225065149"/>
      <w:bookmarkEnd w:id="282"/>
      <w:bookmarkEnd w:id="283"/>
      <w:bookmarkEnd w:id="284"/>
      <w:bookmarkEnd w:id="285"/>
      <w:r w:rsidRPr="00693533">
        <w:rPr>
          <w:lang w:eastAsia="en-US"/>
        </w:rPr>
        <w:t xml:space="preserve">Information </w:t>
      </w:r>
      <w:r w:rsidR="006E0043">
        <w:rPr>
          <w:lang w:eastAsia="en-US"/>
        </w:rPr>
        <w:t>t</w:t>
      </w:r>
      <w:r w:rsidRPr="00693533">
        <w:rPr>
          <w:lang w:eastAsia="en-US"/>
        </w:rPr>
        <w:t>ypes</w:t>
      </w:r>
      <w:bookmarkEnd w:id="286"/>
      <w:bookmarkEnd w:id="287"/>
      <w:bookmarkEnd w:id="288"/>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291" w:name="_Toc121374423"/>
      <w:bookmarkStart w:id="292" w:name="_Toc121374424"/>
      <w:bookmarkStart w:id="293" w:name="_Toc510785424"/>
      <w:bookmarkStart w:id="294" w:name="_Toc510784275"/>
      <w:bookmarkStart w:id="295" w:name="_Toc170072358"/>
      <w:bookmarkStart w:id="296" w:name="_Toc162435337"/>
      <w:bookmarkStart w:id="297" w:name="_Toc439685264"/>
      <w:bookmarkEnd w:id="291"/>
      <w:bookmarkEnd w:id="292"/>
      <w:bookmarkEnd w:id="293"/>
      <w:bookmarkEnd w:id="294"/>
      <w:r>
        <w:rPr>
          <w:lang w:eastAsia="en-US"/>
        </w:rPr>
        <w:t>Information relationships</w:t>
      </w:r>
      <w:bookmarkEnd w:id="295"/>
      <w:bookmarkEnd w:id="296"/>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43C95866" w:rsidR="00060EF7" w:rsidRPr="004E17D6" w:rsidRDefault="000F3006" w:rsidP="007A7077">
      <w:pPr>
        <w:pStyle w:val="Small"/>
        <w:spacing w:before="0"/>
        <w:jc w:val="both"/>
        <w:rPr>
          <w:sz w:val="18"/>
          <w:szCs w:val="18"/>
        </w:rPr>
      </w:pPr>
      <w:r>
        <w:rPr>
          <w:noProof/>
        </w:rPr>
        <w:drawing>
          <wp:inline distT="0" distB="0" distL="0" distR="0" wp14:anchorId="4FE75CBD" wp14:editId="79DDA070">
            <wp:extent cx="5770880" cy="861060"/>
            <wp:effectExtent l="0" t="0" r="1270" b="0"/>
            <wp:docPr id="168291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190" name="Picture 1" descr="A close up of a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880" cy="861060"/>
                    </a:xfrm>
                    <a:prstGeom prst="rect">
                      <a:avLst/>
                    </a:prstGeom>
                    <a:noFill/>
                    <a:ln>
                      <a:noFill/>
                    </a:ln>
                  </pic:spPr>
                </pic:pic>
              </a:graphicData>
            </a:graphic>
          </wp:inline>
        </w:drawing>
      </w:r>
      <w:r w:rsidRPr="009932F8" w:rsidDel="000F3006">
        <w:rPr>
          <w:noProof/>
          <w:sz w:val="18"/>
          <w:szCs w:val="18"/>
          <w:lang w:val="fr-FR" w:eastAsia="fr-FR"/>
        </w:rPr>
        <w:t xml:space="preserve"> </w:t>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298" w:name="_Toc170072359"/>
      <w:bookmarkStart w:id="299" w:name="_Toc162435338"/>
      <w:r w:rsidRPr="00693533">
        <w:rPr>
          <w:lang w:eastAsia="en-US"/>
        </w:rPr>
        <w:t>Attributes</w:t>
      </w:r>
      <w:bookmarkEnd w:id="289"/>
      <w:bookmarkEnd w:id="290"/>
      <w:bookmarkEnd w:id="297"/>
      <w:bookmarkEnd w:id="298"/>
      <w:bookmarkEnd w:id="29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2731CF7F"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7E74F8">
        <w:rPr>
          <w:sz w:val="20"/>
          <w:lang w:val="en-AU"/>
        </w:rPr>
        <w:t>nine</w:t>
      </w:r>
      <w:r w:rsidR="007E74F8" w:rsidRPr="00671F73">
        <w:rPr>
          <w:sz w:val="20"/>
          <w:lang w:val="en-AU"/>
        </w:rPr>
        <w:t xml:space="preserve"> </w:t>
      </w:r>
      <w:r w:rsidRPr="00671F73">
        <w:rPr>
          <w:sz w:val="20"/>
          <w:lang w:val="en-AU"/>
        </w:rPr>
        <w:t xml:space="preserve">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300" w:name="_Toc225065152"/>
      <w:bookmarkStart w:id="301" w:name="_Toc225648295"/>
      <w:r w:rsidRPr="00693533">
        <w:t xml:space="preserve">Complex </w:t>
      </w:r>
      <w:r w:rsidR="00C9557C">
        <w:t>a</w:t>
      </w:r>
      <w:r w:rsidRPr="00693533">
        <w:t>ttributes</w:t>
      </w:r>
    </w:p>
    <w:p w14:paraId="5A763742" w14:textId="1FE04E3A" w:rsidR="00E73EDF" w:rsidRDefault="007653F1" w:rsidP="0037659B">
      <w:pPr>
        <w:spacing w:after="120" w:line="240" w:lineRule="auto"/>
        <w:rPr>
          <w:rFonts w:eastAsia="Times New Roman" w:cs="Arial"/>
          <w:lang w:eastAsia="en-US"/>
        </w:rPr>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5B4C4DE2" w14:textId="77777777" w:rsidR="0021519E" w:rsidRPr="005B73F1" w:rsidRDefault="0021519E" w:rsidP="0021519E">
      <w:pPr>
        <w:pStyle w:val="Heading4"/>
        <w:tabs>
          <w:tab w:val="clear" w:pos="940"/>
          <w:tab w:val="left" w:pos="993"/>
        </w:tabs>
        <w:spacing w:before="120" w:after="120" w:line="240" w:lineRule="auto"/>
        <w:ind w:left="993" w:hanging="993"/>
        <w:rPr>
          <w:lang w:eastAsia="en-US"/>
        </w:rPr>
      </w:pPr>
      <w:r>
        <w:rPr>
          <w:lang w:eastAsia="en-US"/>
        </w:rPr>
        <w:lastRenderedPageBreak/>
        <w:t>Attribute suppression</w:t>
      </w:r>
      <w:r w:rsidRPr="005B73F1">
        <w:rPr>
          <w:lang w:eastAsia="en-US"/>
        </w:rPr>
        <w:t xml:space="preserve"> </w:t>
      </w:r>
    </w:p>
    <w:p w14:paraId="1954CF84" w14:textId="77777777" w:rsidR="0021519E" w:rsidRDefault="0021519E" w:rsidP="0021519E">
      <w:pPr>
        <w:autoSpaceDE w:val="0"/>
        <w:autoSpaceDN w:val="0"/>
        <w:adjustRightInd w:val="0"/>
        <w:spacing w:after="120" w:line="240" w:lineRule="auto"/>
        <w:rPr>
          <w:rFonts w:eastAsia="Times New Roman" w:cs="Arial"/>
          <w:lang w:eastAsia="en-US"/>
        </w:rPr>
      </w:pPr>
      <w:r>
        <w:rPr>
          <w:lang w:eastAsia="en-US"/>
        </w:rPr>
        <w:t>T</w:t>
      </w:r>
      <w:r w:rsidRPr="00693533">
        <w:rPr>
          <w:lang w:eastAsia="en-US"/>
        </w:rPr>
        <w:t>he S-100 XML Feature Catalogue Schema</w:t>
      </w:r>
      <w:r>
        <w:rPr>
          <w:lang w:eastAsia="en-US"/>
        </w:rPr>
        <w:t xml:space="preserve"> allows for attributes to be suppressed in the end-user system Pick Report using the attribute </w:t>
      </w:r>
      <w:r>
        <w:rPr>
          <w:i/>
          <w:iCs/>
          <w:lang w:eastAsia="en-US"/>
        </w:rPr>
        <w:t>attributeVisibility</w:t>
      </w:r>
      <w:r>
        <w:rPr>
          <w:lang w:eastAsia="en-US"/>
        </w:rPr>
        <w:t xml:space="preserve"> for the class S100_FC_AttributeBinding (see S-100 Part 5, Appendix 5-A, Tables 5-A-16 and 5-A-21) </w:t>
      </w:r>
      <w:r w:rsidRPr="005B73F1">
        <w:rPr>
          <w:rFonts w:eastAsia="Times New Roman" w:cs="Arial"/>
          <w:lang w:eastAsia="en-US"/>
        </w:rPr>
        <w:t>.</w:t>
      </w:r>
      <w:r>
        <w:rPr>
          <w:rFonts w:eastAsia="Times New Roman" w:cs="Arial"/>
          <w:lang w:eastAsia="en-US"/>
        </w:rPr>
        <w:t xml:space="preserve"> These attributes are generally used to assist with optimum display of features in ECDIS systems; or to perform other administrative roles. For S-101, these attributes are identified in the Feature Catalogue by population of </w:t>
      </w:r>
      <w:r>
        <w:rPr>
          <w:rFonts w:eastAsia="Times New Roman" w:cs="Arial"/>
          <w:i/>
          <w:iCs/>
          <w:lang w:eastAsia="en-US"/>
        </w:rPr>
        <w:t>attributeVisibility</w:t>
      </w:r>
      <w:r>
        <w:rPr>
          <w:rFonts w:eastAsia="Times New Roman" w:cs="Arial"/>
          <w:lang w:eastAsia="en-US"/>
        </w:rPr>
        <w:t xml:space="preserve"> value “privateVisibility”.</w:t>
      </w:r>
    </w:p>
    <w:p w14:paraId="65A9AA75" w14:textId="77777777" w:rsidR="0021519E" w:rsidRDefault="0021519E" w:rsidP="0021519E">
      <w:pPr>
        <w:autoSpaceDE w:val="0"/>
        <w:autoSpaceDN w:val="0"/>
        <w:adjustRightInd w:val="0"/>
        <w:spacing w:after="120" w:line="240" w:lineRule="auto"/>
        <w:rPr>
          <w:rFonts w:eastAsia="Times New Roman" w:cs="Arial"/>
          <w:lang w:eastAsia="en-US"/>
        </w:rPr>
      </w:pPr>
      <w:r>
        <w:rPr>
          <w:rFonts w:eastAsia="Times New Roman" w:cs="Arial"/>
          <w:lang w:eastAsia="en-US"/>
        </w:rPr>
        <w:t>The following is the list of S-101 attributes that will be suppressed in the ECDIS Pick Report:</w:t>
      </w:r>
    </w:p>
    <w:p w14:paraId="38FD2A7D" w14:textId="1350F563" w:rsidR="0021519E" w:rsidRDefault="0021519E"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default clearance depth</w:t>
      </w:r>
      <w:r>
        <w:rPr>
          <w:rFonts w:eastAsia="Times New Roman" w:cs="Arial"/>
          <w:b/>
          <w:bCs/>
          <w:lang w:eastAsia="en-US"/>
        </w:rPr>
        <w:tab/>
      </w:r>
      <w:r>
        <w:rPr>
          <w:rFonts w:eastAsia="Times New Roman" w:cs="Arial"/>
          <w:b/>
          <w:bCs/>
          <w:lang w:eastAsia="en-US"/>
        </w:rPr>
        <w:tab/>
      </w:r>
      <w:r>
        <w:rPr>
          <w:rFonts w:eastAsia="Times New Roman" w:cs="Arial"/>
          <w:b/>
          <w:bCs/>
          <w:lang w:eastAsia="en-US"/>
        </w:rPr>
        <w:tab/>
        <w:t>display priority</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ins w:id="302" w:author="Jeff Wootton" w:date="2024-06-24T14:21:00Z" w16du:dateUtc="2024-06-24T12:21:00Z">
        <w:r w:rsidR="00B71A4F">
          <w:rPr>
            <w:rFonts w:eastAsia="Times New Roman" w:cs="Arial"/>
            <w:b/>
            <w:bCs/>
            <w:lang w:eastAsia="en-US"/>
          </w:rPr>
          <w:t>drawing index</w:t>
        </w:r>
      </w:ins>
    </w:p>
    <w:p w14:paraId="6353CB09" w14:textId="1D057116"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file locator</w:t>
      </w:r>
      <w:r>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Pr>
          <w:rFonts w:eastAsia="Times New Roman" w:cs="Arial"/>
          <w:b/>
          <w:bCs/>
          <w:lang w:eastAsia="en-US"/>
        </w:rPr>
        <w:t>flare bearing</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in the water</w:t>
      </w:r>
    </w:p>
    <w:p w14:paraId="20A0F901" w14:textId="59DC09C8"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interoperability identifier</w:t>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Pr>
          <w:rFonts w:eastAsia="Times New Roman" w:cs="Arial"/>
          <w:b/>
          <w:bCs/>
          <w:lang w:eastAsia="en-US"/>
        </w:rPr>
        <w:t>major light</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name usage</w:t>
      </w:r>
    </w:p>
    <w:p w14:paraId="5A7D61F2" w14:textId="27053A5E" w:rsidR="0021519E" w:rsidRPr="00A71A22"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sector arc extension</w:t>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sidR="0021519E">
        <w:rPr>
          <w:rFonts w:eastAsia="Times New Roman" w:cs="Arial"/>
          <w:b/>
          <w:bCs/>
          <w:lang w:eastAsia="en-US"/>
        </w:rPr>
        <w:tab/>
      </w:r>
      <w:r>
        <w:rPr>
          <w:rFonts w:eastAsia="Times New Roman" w:cs="Arial"/>
          <w:b/>
          <w:bCs/>
          <w:lang w:eastAsia="en-US"/>
        </w:rPr>
        <w:t>sector line length</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surrounding depth</w:t>
      </w:r>
    </w:p>
    <w:p w14:paraId="62A193DE" w14:textId="77777777" w:rsidR="0021519E" w:rsidRPr="000E2880" w:rsidRDefault="0021519E" w:rsidP="0037659B">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303" w:name="_Toc439685265"/>
      <w:bookmarkStart w:id="304" w:name="_Toc170072360"/>
      <w:bookmarkStart w:id="305" w:name="_Toc162435339"/>
      <w:bookmarkEnd w:id="300"/>
      <w:bookmarkEnd w:id="301"/>
      <w:r w:rsidRPr="00693533">
        <w:t>Feature Object Identifier</w:t>
      </w:r>
      <w:bookmarkEnd w:id="303"/>
      <w:bookmarkEnd w:id="304"/>
      <w:bookmarkEnd w:id="305"/>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306" w:name="_Toc517858842"/>
      <w:bookmarkStart w:id="307" w:name="_Toc519859082"/>
      <w:bookmarkStart w:id="308" w:name="_Toc521495126"/>
      <w:bookmarkStart w:id="309" w:name="_Toc527117739"/>
      <w:bookmarkStart w:id="310" w:name="_Toc527620266"/>
      <w:bookmarkStart w:id="311" w:name="_Toc529974508"/>
      <w:bookmarkStart w:id="312" w:name="_Toc510785427"/>
      <w:bookmarkStart w:id="313" w:name="_Toc510784278"/>
      <w:bookmarkStart w:id="314" w:name="_Toc439685266"/>
      <w:bookmarkStart w:id="315" w:name="_Toc170072361"/>
      <w:bookmarkStart w:id="316" w:name="_Toc162435340"/>
      <w:bookmarkStart w:id="317" w:name="_Toc225648315"/>
      <w:bookmarkStart w:id="318" w:name="_Toc225065172"/>
      <w:bookmarkEnd w:id="306"/>
      <w:bookmarkEnd w:id="307"/>
      <w:bookmarkEnd w:id="308"/>
      <w:bookmarkEnd w:id="309"/>
      <w:bookmarkEnd w:id="310"/>
      <w:bookmarkEnd w:id="311"/>
      <w:bookmarkEnd w:id="312"/>
      <w:bookmarkEnd w:id="313"/>
      <w:r w:rsidRPr="00880313">
        <w:t>Dataset</w:t>
      </w:r>
      <w:bookmarkEnd w:id="314"/>
      <w:bookmarkEnd w:id="315"/>
      <w:bookmarkEnd w:id="316"/>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319" w:name="_Toc439685267"/>
      <w:bookmarkStart w:id="320" w:name="_Toc170072362"/>
      <w:bookmarkStart w:id="321" w:name="_Toc162435341"/>
      <w:r w:rsidRPr="00693533">
        <w:t>Introduction</w:t>
      </w:r>
      <w:bookmarkEnd w:id="319"/>
      <w:bookmarkEnd w:id="320"/>
      <w:bookmarkEnd w:id="321"/>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322" w:name="_Toc439685268"/>
      <w:bookmarkStart w:id="323" w:name="_Toc170072363"/>
      <w:bookmarkStart w:id="324" w:name="_Toc162435342"/>
      <w:r w:rsidRPr="00693533">
        <w:t>Dataset rules</w:t>
      </w:r>
      <w:bookmarkEnd w:id="322"/>
      <w:bookmarkEnd w:id="323"/>
      <w:bookmarkEnd w:id="324"/>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325" w:name="_Toc439685269"/>
      <w:bookmarkStart w:id="326" w:name="_Toc170072364"/>
      <w:bookmarkStart w:id="327" w:name="_Toc162435343"/>
      <w:r w:rsidRPr="00693533">
        <w:t>Data Coverage rules</w:t>
      </w:r>
      <w:bookmarkEnd w:id="325"/>
      <w:bookmarkEnd w:id="326"/>
      <w:bookmarkEnd w:id="327"/>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lastRenderedPageBreak/>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891F76"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13CEB979" w14:textId="33ABEB76" w:rsidR="00891F76" w:rsidRPr="00F6661C" w:rsidRDefault="00891F76" w:rsidP="007346FF">
      <w:pPr>
        <w:numPr>
          <w:ilvl w:val="1"/>
          <w:numId w:val="11"/>
        </w:numPr>
        <w:spacing w:after="60" w:line="240" w:lineRule="auto"/>
        <w:ind w:left="1134" w:hanging="283"/>
      </w:pPr>
      <w:r>
        <w:rPr>
          <w:rFonts w:cs="Arial"/>
        </w:rPr>
        <w:t xml:space="preserve">The </w:t>
      </w:r>
      <w:r>
        <w:rPr>
          <w:rFonts w:cs="Arial"/>
          <w:b/>
          <w:bCs/>
        </w:rPr>
        <w:t>drawing index</w:t>
      </w:r>
      <w:r>
        <w:rPr>
          <w:rFonts w:cs="Arial"/>
        </w:rPr>
        <w:t>es, where populated, must 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7A803DFC" w:rsidR="00E73EDF" w:rsidRPr="00693533" w:rsidRDefault="005F5B09" w:rsidP="00C128E3">
      <w:pPr>
        <w:spacing w:line="240" w:lineRule="auto"/>
        <w:jc w:val="center"/>
      </w:pPr>
      <w:r w:rsidRPr="004E48C6">
        <w:rPr>
          <w:noProof/>
          <w:lang w:val="fr-FR" w:eastAsia="fr-FR"/>
        </w:rPr>
        <w:lastRenderedPageBreak/>
        <w:drawing>
          <wp:inline distT="0" distB="0" distL="0" distR="0" wp14:anchorId="2C9DB9A7" wp14:editId="7C585F62">
            <wp:extent cx="5301548" cy="3514528"/>
            <wp:effectExtent l="0" t="0" r="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811" t="29257" r="452" b="25388"/>
                    <a:stretch/>
                  </pic:blipFill>
                  <pic:spPr bwMode="auto">
                    <a:xfrm>
                      <a:off x="0" y="0"/>
                      <a:ext cx="5343179" cy="3542126"/>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328" w:name="_Toc515440336"/>
      <w:bookmarkStart w:id="329" w:name="_Toc517858847"/>
      <w:bookmarkStart w:id="330" w:name="_Toc519859087"/>
      <w:bookmarkStart w:id="331" w:name="_Toc521495131"/>
      <w:bookmarkStart w:id="332" w:name="_Toc527117744"/>
      <w:bookmarkStart w:id="333" w:name="_Toc527620271"/>
      <w:bookmarkStart w:id="334" w:name="_Toc529974513"/>
      <w:bookmarkStart w:id="335" w:name="_Toc439685270"/>
      <w:bookmarkStart w:id="336" w:name="_Toc170072365"/>
      <w:bookmarkStart w:id="337" w:name="_Toc162435344"/>
      <w:bookmarkEnd w:id="328"/>
      <w:bookmarkEnd w:id="329"/>
      <w:bookmarkEnd w:id="330"/>
      <w:bookmarkEnd w:id="331"/>
      <w:bookmarkEnd w:id="332"/>
      <w:bookmarkEnd w:id="333"/>
      <w:bookmarkEnd w:id="334"/>
      <w:r w:rsidRPr="004507E0">
        <w:rPr>
          <w:lang w:eastAsia="en-US"/>
        </w:rPr>
        <w:t>Dataset size</w:t>
      </w:r>
      <w:bookmarkEnd w:id="335"/>
      <w:bookmarkEnd w:id="336"/>
      <w:bookmarkEnd w:id="337"/>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338" w:name="_Toc510784284"/>
      <w:bookmarkStart w:id="339" w:name="_Toc510785433"/>
      <w:bookmarkStart w:id="340" w:name="_Toc439685271"/>
      <w:bookmarkStart w:id="341" w:name="_Toc170072366"/>
      <w:bookmarkStart w:id="342" w:name="_Toc162435345"/>
      <w:bookmarkEnd w:id="338"/>
      <w:bookmarkEnd w:id="339"/>
      <w:r w:rsidRPr="00693533">
        <w:t xml:space="preserve">Display </w:t>
      </w:r>
      <w:r w:rsidR="00C81B2F">
        <w:t>s</w:t>
      </w:r>
      <w:r w:rsidRPr="00693533">
        <w:t xml:space="preserve">cale </w:t>
      </w:r>
      <w:r w:rsidR="00C81B2F">
        <w:t>r</w:t>
      </w:r>
      <w:r w:rsidRPr="00693533">
        <w:t>ange</w:t>
      </w:r>
      <w:bookmarkEnd w:id="340"/>
      <w:bookmarkEnd w:id="341"/>
      <w:bookmarkEnd w:id="342"/>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343" w:name="_Toc510785435"/>
      <w:bookmarkStart w:id="344" w:name="_Toc510784286"/>
      <w:bookmarkStart w:id="345" w:name="_Toc439685272"/>
      <w:bookmarkStart w:id="346" w:name="_Toc170072367"/>
      <w:bookmarkStart w:id="347" w:name="_Toc162435346"/>
      <w:bookmarkEnd w:id="343"/>
      <w:bookmarkEnd w:id="344"/>
      <w:r w:rsidRPr="00693533">
        <w:t xml:space="preserve">Dataset </w:t>
      </w:r>
      <w:r w:rsidR="00C81B2F">
        <w:t>l</w:t>
      </w:r>
      <w:r w:rsidRPr="00693533">
        <w:t xml:space="preserve">oading </w:t>
      </w:r>
      <w:bookmarkEnd w:id="345"/>
      <w:r w:rsidR="004C22F2" w:rsidRPr="00693533">
        <w:t xml:space="preserve">and </w:t>
      </w:r>
      <w:r w:rsidR="00C81B2F">
        <w:t>d</w:t>
      </w:r>
      <w:r w:rsidR="004C22F2" w:rsidRPr="004507E0">
        <w:t xml:space="preserve">isplay </w:t>
      </w:r>
      <w:r w:rsidR="00C81B2F">
        <w:t>o</w:t>
      </w:r>
      <w:r w:rsidR="004C22F2" w:rsidRPr="004507E0">
        <w:t>rder</w:t>
      </w:r>
      <w:bookmarkEnd w:id="346"/>
      <w:bookmarkEnd w:id="347"/>
    </w:p>
    <w:p w14:paraId="108B563B" w14:textId="48810D52" w:rsidR="00E73EDF" w:rsidRDefault="003233DA" w:rsidP="00C81B2F">
      <w:pPr>
        <w:spacing w:after="120" w:line="240" w:lineRule="auto"/>
        <w:rPr>
          <w:rFonts w:cs="Arial"/>
        </w:rPr>
      </w:pPr>
      <w:r>
        <w:rPr>
          <w:rFonts w:cs="Arial"/>
        </w:rPr>
        <w:t>N</w:t>
      </w:r>
      <w:r w:rsidR="007653F1" w:rsidRPr="00693533">
        <w:rPr>
          <w:rFonts w:cs="Arial"/>
        </w:rPr>
        <w:t>ew algorithm</w:t>
      </w:r>
      <w:r>
        <w:rPr>
          <w:rFonts w:cs="Arial"/>
        </w:rPr>
        <w:t>s</w:t>
      </w:r>
      <w:r w:rsidR="007653F1" w:rsidRPr="00693533">
        <w:rPr>
          <w:rFonts w:cs="Arial"/>
        </w:rPr>
        <w:t xml:space="preserve"> for dataset loading and unloading</w:t>
      </w:r>
      <w:r w:rsidR="007A7077">
        <w:rPr>
          <w:rFonts w:cs="Arial"/>
        </w:rPr>
        <w:t>;</w:t>
      </w:r>
      <w:r>
        <w:rPr>
          <w:rFonts w:cs="Arial"/>
        </w:rPr>
        <w:t xml:space="preserve"> and rendering (display)</w:t>
      </w:r>
      <w:r w:rsidR="007653F1" w:rsidRPr="00693533">
        <w:rPr>
          <w:rFonts w:cs="Arial"/>
        </w:rPr>
        <w:t xml:space="preserve"> within a navigation system </w:t>
      </w:r>
      <w:r w:rsidR="007A7077">
        <w:rPr>
          <w:rFonts w:cs="Arial"/>
        </w:rPr>
        <w:t>are</w:t>
      </w:r>
      <w:r w:rsidR="007A7077" w:rsidRPr="00693533">
        <w:rPr>
          <w:rFonts w:cs="Arial"/>
        </w:rPr>
        <w:t xml:space="preserve"> </w:t>
      </w:r>
      <w:r w:rsidR="007653F1" w:rsidRPr="00693533">
        <w:rPr>
          <w:rFonts w:cs="Arial"/>
        </w:rPr>
        <w:t>prescribed in S-101 in order for the appropriate ENC to be viewed at the mariner’s selected viewing scale. This will simplify the process for navigation systems, giving clear and concise rules on how and when data is loaded and unloaded</w:t>
      </w:r>
      <w:r>
        <w:rPr>
          <w:rFonts w:cs="Arial"/>
        </w:rPr>
        <w:t>; and the order at which datasets are to be displayed</w:t>
      </w:r>
      <w:r w:rsidR="007653F1" w:rsidRPr="00693533">
        <w:rPr>
          <w:rFonts w:cs="Arial"/>
        </w:rPr>
        <w:t>.</w:t>
      </w:r>
      <w:r w:rsidR="00EE3367" w:rsidRPr="00693533">
        <w:rPr>
          <w:rFonts w:cs="Arial"/>
        </w:rPr>
        <w:t xml:space="preserve"> </w:t>
      </w:r>
      <w:r w:rsidR="007653F1" w:rsidRPr="00693533">
        <w:rPr>
          <w:rFonts w:cs="Arial"/>
        </w:rPr>
        <w:t xml:space="preserve">The concept of navigation purpose is restricted for use in presenting ENCs in a visual catalogue and must not be used for determining </w:t>
      </w:r>
      <w:r w:rsidR="007653F1" w:rsidRPr="004507E0">
        <w:rPr>
          <w:rFonts w:cs="Arial"/>
        </w:rPr>
        <w:t>which dataset should be displayed.</w:t>
      </w:r>
    </w:p>
    <w:p w14:paraId="3845A6EE" w14:textId="334635E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348" w:name="_Hlk121371744"/>
      <w:ins w:id="349" w:author="Jeff Wootton" w:date="2024-06-24T14:21:00Z" w16du:dateUtc="2024-06-24T12:21:00Z">
        <w:r w:rsidR="000F6A2C">
          <w:rPr>
            <w:rFonts w:cs="Arial"/>
          </w:rPr>
          <w:t xml:space="preserve">S-98 </w:t>
        </w:r>
      </w:ins>
      <w:r>
        <w:rPr>
          <w:rFonts w:cs="Arial"/>
        </w:rPr>
        <w:t xml:space="preserve">Annex </w:t>
      </w:r>
      <w:del w:id="350" w:author="Jeff Wootton" w:date="2024-06-24T14:21:00Z" w16du:dateUtc="2024-06-24T12:21:00Z">
        <w:r>
          <w:rPr>
            <w:rFonts w:cs="Arial"/>
          </w:rPr>
          <w:delText>D</w:delText>
        </w:r>
      </w:del>
      <w:ins w:id="351" w:author="Jeff Wootton" w:date="2024-06-24T14:21:00Z" w16du:dateUtc="2024-06-24T12:21:00Z">
        <w:r w:rsidR="000F6A2C">
          <w:rPr>
            <w:rFonts w:cs="Arial"/>
          </w:rPr>
          <w:t>C, Appendix C-5</w:t>
        </w:r>
      </w:ins>
      <w:r w:rsidR="000F6A2C">
        <w:rPr>
          <w:rFonts w:cs="Arial"/>
        </w:rPr>
        <w:t xml:space="preserve"> </w:t>
      </w:r>
      <w:r>
        <w:rPr>
          <w:rFonts w:cs="Arial"/>
        </w:rPr>
        <w:t xml:space="preserve">–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sidR="003233DA">
        <w:rPr>
          <w:rFonts w:cs="Arial"/>
          <w:i/>
        </w:rPr>
        <w:t xml:space="preserve"> and Dataset Display Order (Dataset Rendering)</w:t>
      </w:r>
      <w:r>
        <w:rPr>
          <w:rFonts w:cs="Arial"/>
        </w:rPr>
        <w:t>.</w:t>
      </w:r>
      <w:bookmarkEnd w:id="348"/>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352" w:name="_Toc439685273"/>
      <w:bookmarkStart w:id="353" w:name="_Toc170072368"/>
      <w:bookmarkStart w:id="354" w:name="_Toc162435347"/>
      <w:r w:rsidRPr="004507E0">
        <w:t xml:space="preserve">Dataset </w:t>
      </w:r>
      <w:r w:rsidR="004E2E40">
        <w:t>l</w:t>
      </w:r>
      <w:r w:rsidRPr="004507E0">
        <w:t xml:space="preserve">oading </w:t>
      </w:r>
      <w:r w:rsidR="004E2E40">
        <w:t>a</w:t>
      </w:r>
      <w:r w:rsidRPr="004507E0">
        <w:t>lgorithm</w:t>
      </w:r>
      <w:bookmarkEnd w:id="352"/>
      <w:r w:rsidR="005F0731">
        <w:t xml:space="preserve"> (dataset selection)</w:t>
      </w:r>
      <w:bookmarkEnd w:id="353"/>
      <w:bookmarkEnd w:id="354"/>
    </w:p>
    <w:p w14:paraId="6AF443CE" w14:textId="08D9B22A" w:rsidR="00365E38" w:rsidRPr="005F0731" w:rsidRDefault="005F0731" w:rsidP="00412A1B">
      <w:pPr>
        <w:spacing w:after="120" w:line="240" w:lineRule="auto"/>
        <w:rPr>
          <w:rFonts w:cs="Arial"/>
        </w:rPr>
      </w:pPr>
      <w:r>
        <w:rPr>
          <w:rFonts w:cs="Arial"/>
        </w:rPr>
        <w:t xml:space="preserve">See </w:t>
      </w:r>
      <w:ins w:id="355" w:author="Jeff Wootton" w:date="2024-06-24T14:21:00Z" w16du:dateUtc="2024-06-24T12:21:00Z">
        <w:r w:rsidR="009B4DB6">
          <w:rPr>
            <w:rFonts w:cs="Arial"/>
          </w:rPr>
          <w:t xml:space="preserve">S-98 </w:t>
        </w:r>
      </w:ins>
      <w:r w:rsidRPr="005F0731">
        <w:rPr>
          <w:rFonts w:cs="Arial"/>
        </w:rPr>
        <w:t xml:space="preserve">Annex </w:t>
      </w:r>
      <w:del w:id="356" w:author="Jeff Wootton" w:date="2024-06-24T14:21:00Z" w16du:dateUtc="2024-06-24T12:21:00Z">
        <w:r w:rsidRPr="005F0731">
          <w:rPr>
            <w:rFonts w:cs="Arial"/>
          </w:rPr>
          <w:delText>D</w:delText>
        </w:r>
      </w:del>
      <w:ins w:id="357" w:author="Jeff Wootton" w:date="2024-06-24T14:21:00Z" w16du:dateUtc="2024-06-24T12:21:00Z">
        <w:r w:rsidR="009B4DB6">
          <w:rPr>
            <w:rFonts w:cs="Arial"/>
          </w:rPr>
          <w:t>C, Appendix C-5</w:t>
        </w:r>
      </w:ins>
      <w:r w:rsidR="009B4DB6" w:rsidRPr="005F0731">
        <w:rPr>
          <w:rFonts w:cs="Arial"/>
        </w:rPr>
        <w:t xml:space="preserve"> </w:t>
      </w:r>
      <w:r w:rsidRPr="005F0731">
        <w:rPr>
          <w:rFonts w:cs="Arial"/>
        </w:rPr>
        <w:t xml:space="preserve">– </w:t>
      </w:r>
      <w:r w:rsidRPr="00412A1B">
        <w:rPr>
          <w:rFonts w:cs="Arial"/>
          <w:i/>
        </w:rPr>
        <w:t>Dataset Loading Algorithm (Dataset Selection)</w:t>
      </w:r>
      <w:r w:rsidR="007E74F8">
        <w:rPr>
          <w:rFonts w:cs="Arial"/>
          <w:i/>
        </w:rPr>
        <w:t xml:space="preserve"> and Dataset Display Order (Dataset Rendering</w:t>
      </w:r>
      <w:del w:id="358" w:author="Jeff Wootton" w:date="2024-06-24T14:21:00Z" w16du:dateUtc="2024-06-24T12:21:00Z">
        <w:r w:rsidR="007E74F8">
          <w:rPr>
            <w:rFonts w:cs="Arial"/>
            <w:i/>
          </w:rPr>
          <w:delText>)</w:delText>
        </w:r>
        <w:r w:rsidR="007E74F8">
          <w:rPr>
            <w:rFonts w:cs="Arial"/>
            <w:iCs/>
          </w:rPr>
          <w:delText>, clauses D-1 and D-2</w:delText>
        </w:r>
        <w:r w:rsidRPr="005F0731">
          <w:rPr>
            <w:rFonts w:cs="Arial"/>
          </w:rPr>
          <w:delText>.</w:delText>
        </w:r>
      </w:del>
      <w:ins w:id="359" w:author="Jeff Wootton" w:date="2024-06-24T14:21:00Z" w16du:dateUtc="2024-06-24T12:21:00Z">
        <w:r w:rsidR="007E74F8">
          <w:rPr>
            <w:rFonts w:cs="Arial"/>
            <w:i/>
          </w:rPr>
          <w:t>)</w:t>
        </w:r>
        <w:r w:rsidR="0043338D">
          <w:rPr>
            <w:rFonts w:cs="Arial"/>
            <w:iCs/>
          </w:rPr>
          <w:t xml:space="preserve"> (in development)</w:t>
        </w:r>
        <w:r w:rsidRPr="005F0731">
          <w:rPr>
            <w:rFonts w:cs="Arial"/>
          </w:rPr>
          <w:t>.</w:t>
        </w:r>
      </w:ins>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360" w:name="_Toc170072369"/>
      <w:bookmarkStart w:id="361" w:name="_Toc162435348"/>
      <w:r w:rsidRPr="005A5D26">
        <w:t>Dataset display order</w:t>
      </w:r>
      <w:r w:rsidR="005F0731">
        <w:t xml:space="preserve"> (dataset rendering)</w:t>
      </w:r>
      <w:bookmarkEnd w:id="360"/>
      <w:bookmarkEnd w:id="361"/>
    </w:p>
    <w:p w14:paraId="4905D05B" w14:textId="3A1A5CFD" w:rsidR="00365E38" w:rsidRDefault="0043338D" w:rsidP="005F0731">
      <w:pPr>
        <w:spacing w:after="120" w:line="240" w:lineRule="auto"/>
      </w:pPr>
      <w:r>
        <w:rPr>
          <w:rFonts w:cs="Arial"/>
        </w:rPr>
        <w:t xml:space="preserve">See </w:t>
      </w:r>
      <w:ins w:id="362" w:author="Jeff Wootton" w:date="2024-06-24T14:21:00Z" w16du:dateUtc="2024-06-24T12:21:00Z">
        <w:r>
          <w:rPr>
            <w:rFonts w:cs="Arial"/>
          </w:rPr>
          <w:t xml:space="preserve">S-98 </w:t>
        </w:r>
      </w:ins>
      <w:r w:rsidRPr="005F0731">
        <w:rPr>
          <w:rFonts w:cs="Arial"/>
        </w:rPr>
        <w:t xml:space="preserve">Annex </w:t>
      </w:r>
      <w:del w:id="363" w:author="Jeff Wootton" w:date="2024-06-24T14:21:00Z" w16du:dateUtc="2024-06-24T12:21:00Z">
        <w:r w:rsidR="007E74F8" w:rsidRPr="005F0731">
          <w:rPr>
            <w:rFonts w:cs="Arial"/>
          </w:rPr>
          <w:delText>D</w:delText>
        </w:r>
      </w:del>
      <w:ins w:id="364" w:author="Jeff Wootton" w:date="2024-06-24T14:21:00Z" w16du:dateUtc="2024-06-24T12:21:00Z">
        <w:r>
          <w:rPr>
            <w:rFonts w:cs="Arial"/>
          </w:rPr>
          <w:t>C, Appendix C-5</w:t>
        </w:r>
      </w:ins>
      <w:r w:rsidRPr="005F0731">
        <w:rPr>
          <w:rFonts w:cs="Arial"/>
        </w:rPr>
        <w:t xml:space="preserve"> – </w:t>
      </w:r>
      <w:r w:rsidRPr="00412A1B">
        <w:rPr>
          <w:rFonts w:cs="Arial"/>
          <w:i/>
        </w:rPr>
        <w:t>Dataset Loading Algorithm (Dataset Selection)</w:t>
      </w:r>
      <w:r>
        <w:rPr>
          <w:rFonts w:cs="Arial"/>
          <w:i/>
        </w:rPr>
        <w:t xml:space="preserve"> and Dataset Display Order (Dataset Rendering</w:t>
      </w:r>
      <w:del w:id="365" w:author="Jeff Wootton" w:date="2024-06-24T14:21:00Z" w16du:dateUtc="2024-06-24T12:21:00Z">
        <w:r w:rsidR="007E74F8">
          <w:rPr>
            <w:rFonts w:cs="Arial"/>
            <w:i/>
          </w:rPr>
          <w:delText>)</w:delText>
        </w:r>
        <w:r w:rsidR="007E74F8">
          <w:rPr>
            <w:rFonts w:cs="Arial"/>
            <w:iCs/>
          </w:rPr>
          <w:delText>, clause D-3</w:delText>
        </w:r>
        <w:r w:rsidR="007E74F8" w:rsidRPr="005F0731">
          <w:rPr>
            <w:rFonts w:cs="Arial"/>
          </w:rPr>
          <w:delText>.</w:delText>
        </w:r>
      </w:del>
      <w:ins w:id="366" w:author="Jeff Wootton" w:date="2024-06-24T14:21:00Z" w16du:dateUtc="2024-06-24T12:21:00Z">
        <w:r>
          <w:rPr>
            <w:rFonts w:cs="Arial"/>
            <w:i/>
          </w:rPr>
          <w:t>)</w:t>
        </w:r>
        <w:r>
          <w:rPr>
            <w:rFonts w:cs="Arial"/>
            <w:iCs/>
          </w:rPr>
          <w:t xml:space="preserve"> (in development)</w:t>
        </w:r>
        <w:r w:rsidRPr="005F0731">
          <w:rPr>
            <w:rFonts w:cs="Arial"/>
          </w:rPr>
          <w:t>.</w:t>
        </w:r>
      </w:ins>
    </w:p>
    <w:p w14:paraId="3EC35E3D" w14:textId="53FE11B3" w:rsidR="005F0731" w:rsidRDefault="005F0731" w:rsidP="005E3114">
      <w:pPr>
        <w:widowControl w:val="0"/>
        <w:spacing w:after="120" w:line="240" w:lineRule="auto"/>
      </w:pPr>
      <w:r>
        <w:t>Figures 4-7 to 4-9 below are intended to assist in understanding how the datasets should be displayed 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lastRenderedPageBreak/>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367" w:name="_Toc510784289"/>
      <w:bookmarkStart w:id="368" w:name="_Toc510785438"/>
      <w:bookmarkStart w:id="369" w:name="_Toc439685274"/>
      <w:bookmarkStart w:id="370" w:name="_Toc170072370"/>
      <w:bookmarkStart w:id="371" w:name="_Toc162435349"/>
      <w:bookmarkEnd w:id="367"/>
      <w:bookmarkEnd w:id="368"/>
      <w:r w:rsidRPr="00284E7D">
        <w:t>Geometry</w:t>
      </w:r>
      <w:bookmarkEnd w:id="317"/>
      <w:bookmarkEnd w:id="318"/>
      <w:bookmarkEnd w:id="369"/>
      <w:bookmarkEnd w:id="370"/>
      <w:bookmarkEnd w:id="371"/>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372" w:name="_Toc439685275"/>
      <w:bookmarkStart w:id="373" w:name="_Toc170072371"/>
      <w:bookmarkStart w:id="374" w:name="_Toc162435350"/>
      <w:r w:rsidRPr="00284E7D">
        <w:t xml:space="preserve">S-100 </w:t>
      </w:r>
      <w:r w:rsidR="00885BE8">
        <w:t>l</w:t>
      </w:r>
      <w:r w:rsidRPr="00284E7D">
        <w:t xml:space="preserve">evel 3a </w:t>
      </w:r>
      <w:r w:rsidR="00885BE8">
        <w:t>g</w:t>
      </w:r>
      <w:r w:rsidRPr="00284E7D">
        <w:t>eometry</w:t>
      </w:r>
      <w:bookmarkEnd w:id="372"/>
      <w:bookmarkEnd w:id="373"/>
      <w:bookmarkEnd w:id="374"/>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1D02B5">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6FD79BA6" w:rsidR="00E73EDF" w:rsidRPr="00284E7D" w:rsidRDefault="007653F1" w:rsidP="001D02B5">
      <w:pPr>
        <w:pStyle w:val="NormalWeb"/>
        <w:numPr>
          <w:ilvl w:val="0"/>
          <w:numId w:val="13"/>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1D02B5">
      <w:pPr>
        <w:numPr>
          <w:ilvl w:val="0"/>
          <w:numId w:val="14"/>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27">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375" w:name="_Toc170072372"/>
      <w:bookmarkStart w:id="376" w:name="_Toc162435351"/>
      <w:r>
        <w:t>Use of scale properties for feature to geometry relations</w:t>
      </w:r>
      <w:bookmarkStart w:id="377" w:name="_Toc439685276"/>
      <w:bookmarkEnd w:id="375"/>
      <w:bookmarkEnd w:id="376"/>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378" w:name="_Toc170072373"/>
      <w:bookmarkStart w:id="379" w:name="_Toc162435352"/>
      <w:r w:rsidRPr="00284E7D">
        <w:t>Masking</w:t>
      </w:r>
      <w:bookmarkEnd w:id="377"/>
      <w:bookmarkEnd w:id="378"/>
      <w:bookmarkEnd w:id="379"/>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380" w:name="_Toc225648316"/>
      <w:bookmarkStart w:id="381"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382" w:name="_Toc439685277"/>
      <w:bookmarkStart w:id="383" w:name="_Toc170072374"/>
      <w:bookmarkStart w:id="384" w:name="_Toc162435353"/>
      <w:r w:rsidRPr="00C44B4D">
        <w:t>Coordinate Reference Systems (CRS)</w:t>
      </w:r>
      <w:bookmarkEnd w:id="380"/>
      <w:bookmarkEnd w:id="381"/>
      <w:bookmarkEnd w:id="382"/>
      <w:bookmarkEnd w:id="383"/>
      <w:bookmarkEnd w:id="384"/>
    </w:p>
    <w:p w14:paraId="27A18142" w14:textId="77777777" w:rsidR="00E73EDF" w:rsidRPr="00284E7D" w:rsidRDefault="007653F1" w:rsidP="00940AF0">
      <w:pPr>
        <w:pStyle w:val="Heading2"/>
        <w:tabs>
          <w:tab w:val="clear" w:pos="540"/>
        </w:tabs>
        <w:spacing w:before="120" w:after="200" w:line="240" w:lineRule="auto"/>
        <w:ind w:left="709" w:hanging="709"/>
      </w:pPr>
      <w:bookmarkStart w:id="385" w:name="_Toc439685278"/>
      <w:bookmarkStart w:id="386" w:name="_Toc225065174"/>
      <w:bookmarkStart w:id="387" w:name="_Toc225648317"/>
      <w:bookmarkStart w:id="388" w:name="_Toc170072375"/>
      <w:bookmarkStart w:id="389" w:name="_Toc162435354"/>
      <w:r w:rsidRPr="00284E7D">
        <w:t>Introduction</w:t>
      </w:r>
      <w:bookmarkEnd w:id="385"/>
      <w:bookmarkEnd w:id="386"/>
      <w:bookmarkEnd w:id="387"/>
      <w:bookmarkEnd w:id="388"/>
      <w:bookmarkEnd w:id="389"/>
      <w:r w:rsidRPr="00284E7D">
        <w:t xml:space="preserve"> </w:t>
      </w:r>
    </w:p>
    <w:p w14:paraId="79E89173" w14:textId="18BF7194" w:rsidR="00E73EDF" w:rsidRDefault="007653F1" w:rsidP="00940AF0">
      <w:pPr>
        <w:spacing w:after="120" w:line="240" w:lineRule="auto"/>
        <w:rPr>
          <w:rFonts w:cs="Arial"/>
          <w:lang w:eastAsia="en-GB"/>
        </w:rPr>
      </w:pPr>
      <w:bookmarkStart w:id="390" w:name="_Toc225648318"/>
      <w:bookmarkStart w:id="39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75BD6D37" w14:textId="3A08718A" w:rsidR="00500E74" w:rsidRDefault="00500E74" w:rsidP="00940AF0">
      <w:pPr>
        <w:spacing w:after="120" w:line="240" w:lineRule="auto"/>
        <w:rPr>
          <w:ins w:id="392" w:author="Jeff Wootton" w:date="2024-06-24T14:21:00Z" w16du:dateUtc="2024-06-24T12:21:00Z"/>
          <w:rFonts w:cs="Arial"/>
          <w:lang w:eastAsia="en-GB"/>
        </w:rPr>
      </w:pPr>
      <w:ins w:id="393" w:author="Jeff Wootton" w:date="2024-06-24T14:21:00Z" w16du:dateUtc="2024-06-24T12:21:00Z">
        <w:r>
          <w:rPr>
            <w:rFonts w:cs="Arial"/>
            <w:lang w:eastAsia="en-GB"/>
          </w:rPr>
          <w:t xml:space="preserve">NOTE: The vertical CRS described in clause 5.3 below does not apply to depths, heights, elevations and vertical clearances where the information is encoded as an attribute rather than the vertical component (Z-coordinate) of the CRS. </w:t>
        </w:r>
        <w:r w:rsidR="003F6121">
          <w:rPr>
            <w:rFonts w:cs="Arial"/>
            <w:lang w:eastAsia="en-GB"/>
          </w:rPr>
          <w:t xml:space="preserve">This vertical datum information is included in the ENC dataset using the meta features </w:t>
        </w:r>
        <w:r w:rsidR="003F6121">
          <w:rPr>
            <w:rFonts w:cs="Arial"/>
            <w:b/>
            <w:bCs/>
            <w:lang w:eastAsia="en-GB"/>
          </w:rPr>
          <w:t>Sounding Datum</w:t>
        </w:r>
        <w:r w:rsidR="003F6121">
          <w:rPr>
            <w:rFonts w:cs="Arial"/>
            <w:lang w:eastAsia="en-GB"/>
          </w:rPr>
          <w:t xml:space="preserve"> and </w:t>
        </w:r>
        <w:r w:rsidR="003F6121">
          <w:rPr>
            <w:rFonts w:cs="Arial"/>
            <w:b/>
            <w:bCs/>
            <w:lang w:eastAsia="en-GB"/>
          </w:rPr>
          <w:t>Vertical Datum of Data</w:t>
        </w:r>
        <w:r w:rsidR="003F6121">
          <w:rPr>
            <w:rFonts w:cs="Arial"/>
            <w:lang w:eastAsia="en-GB"/>
          </w:rPr>
          <w:t xml:space="preserve">. </w:t>
        </w:r>
        <w:r>
          <w:rPr>
            <w:rFonts w:cs="Arial"/>
            <w:lang w:eastAsia="en-GB"/>
          </w:rPr>
          <w:t xml:space="preserve">See </w:t>
        </w:r>
        <w:r w:rsidR="003F6121">
          <w:rPr>
            <w:rFonts w:cs="Arial"/>
          </w:rPr>
          <w:t xml:space="preserve">S-101 Annex A – </w:t>
        </w:r>
        <w:r w:rsidR="003F6121">
          <w:rPr>
            <w:rFonts w:cs="Arial"/>
            <w:i/>
            <w:iCs/>
          </w:rPr>
          <w:t>Data Classification and Encoding Guide</w:t>
        </w:r>
        <w:r w:rsidR="003F6121">
          <w:rPr>
            <w:rFonts w:cs="Arial"/>
          </w:rPr>
          <w:t xml:space="preserve"> clauses 3.9 and 3.10.</w:t>
        </w:r>
      </w:ins>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394" w:name="_Toc439685279"/>
      <w:bookmarkStart w:id="395" w:name="_Toc170072376"/>
      <w:bookmarkStart w:id="396" w:name="_Toc162435355"/>
      <w:r w:rsidRPr="00284E7D">
        <w:lastRenderedPageBreak/>
        <w:t xml:space="preserve">Horizontal </w:t>
      </w:r>
      <w:bookmarkEnd w:id="390"/>
      <w:bookmarkEnd w:id="391"/>
      <w:r w:rsidRPr="00284E7D">
        <w:t>Coordinate Reference System</w:t>
      </w:r>
      <w:bookmarkEnd w:id="394"/>
      <w:bookmarkEnd w:id="395"/>
      <w:bookmarkEnd w:id="396"/>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397" w:name="_Toc225065177"/>
      <w:bookmarkStart w:id="398"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2"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399" w:name="_Toc288812326"/>
      <w:bookmarkStart w:id="400" w:name="_Toc288810279"/>
      <w:r w:rsidRPr="00284E7D">
        <w:t>EPSG:4326 (WGS84)</w:t>
      </w:r>
    </w:p>
    <w:p w14:paraId="6F665F8B" w14:textId="0E3FE03F" w:rsidR="00E73EDF" w:rsidRPr="00284E7D" w:rsidRDefault="007653F1" w:rsidP="00940AF0">
      <w:pPr>
        <w:spacing w:after="60" w:line="240" w:lineRule="auto"/>
        <w:ind w:left="4111" w:hanging="4111"/>
      </w:pPr>
      <w:bookmarkStart w:id="401" w:name="_Toc288810277"/>
      <w:bookmarkStart w:id="402" w:name="_Toc288812324"/>
      <w:r w:rsidRPr="00284E7D">
        <w:rPr>
          <w:b/>
        </w:rPr>
        <w:t xml:space="preserve">Projection: </w:t>
      </w:r>
      <w:r w:rsidRPr="00284E7D">
        <w:rPr>
          <w:b/>
        </w:rPr>
        <w:tab/>
      </w:r>
      <w:bookmarkEnd w:id="401"/>
      <w:bookmarkEnd w:id="402"/>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399"/>
      <w:bookmarkEnd w:id="400"/>
    </w:p>
    <w:p w14:paraId="64CCC978" w14:textId="3F7DF304" w:rsidR="00E73EDF" w:rsidRDefault="007653F1" w:rsidP="00940AF0">
      <w:pPr>
        <w:spacing w:after="60" w:line="240" w:lineRule="auto"/>
        <w:ind w:left="4111" w:hanging="4111"/>
      </w:pPr>
      <w:bookmarkStart w:id="403" w:name="_Toc288812327"/>
      <w:bookmarkStart w:id="404"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33" w:history="1">
        <w:r>
          <w:rPr>
            <w:rStyle w:val="Hyperlink"/>
            <w:lang w:val="en-US"/>
          </w:rPr>
          <w:t xml:space="preserve">EPSG Geodetic Parameter </w:t>
        </w:r>
        <w:bookmarkEnd w:id="403"/>
        <w:bookmarkEnd w:id="404"/>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405" w:name="_Toc288812329"/>
      <w:bookmarkStart w:id="406" w:name="_Toc288810282"/>
      <w:r w:rsidRPr="004A70BB">
        <w:rPr>
          <w:b/>
        </w:rPr>
        <w:t>Date type (according to ISO 19115):</w:t>
      </w:r>
      <w:r w:rsidRPr="004A70BB">
        <w:t xml:space="preserve">  </w:t>
      </w:r>
      <w:r w:rsidRPr="004A70BB">
        <w:tab/>
      </w:r>
      <w:bookmarkEnd w:id="405"/>
      <w:bookmarkEnd w:id="406"/>
      <w:r w:rsidRPr="004A70BB">
        <w:t>002- publication</w:t>
      </w:r>
    </w:p>
    <w:p w14:paraId="3A49E48D" w14:textId="7E593232" w:rsidR="00940AF0" w:rsidRDefault="007653F1" w:rsidP="00940AF0">
      <w:pPr>
        <w:spacing w:after="60" w:line="240" w:lineRule="auto"/>
        <w:ind w:left="4111" w:hanging="4111"/>
      </w:pPr>
      <w:bookmarkStart w:id="407" w:name="_Toc288812330"/>
      <w:bookmarkStart w:id="408" w:name="_Toc288810283"/>
      <w:r w:rsidRPr="004A70BB">
        <w:rPr>
          <w:b/>
        </w:rPr>
        <w:t>Responsible party:</w:t>
      </w:r>
      <w:r w:rsidR="00940AF0">
        <w:t xml:space="preserve">  </w:t>
      </w:r>
      <w:r w:rsidR="00940AF0">
        <w:tab/>
      </w:r>
      <w:r w:rsidRPr="004A70BB">
        <w:t>International Organisation of Oil and Gas Producers</w:t>
      </w:r>
      <w:bookmarkEnd w:id="407"/>
      <w:bookmarkEnd w:id="408"/>
      <w:r w:rsidRPr="004A70BB">
        <w:t xml:space="preserve"> (</w:t>
      </w:r>
      <w:r w:rsidR="0025683E" w:rsidRPr="004A70BB">
        <w:t>I</w:t>
      </w:r>
      <w:bookmarkStart w:id="409" w:name="_Toc288810284"/>
      <w:bookmarkStart w:id="410"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409"/>
      <w:bookmarkEnd w:id="410"/>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411" w:name="_Toc439685280"/>
      <w:bookmarkStart w:id="412" w:name="_Toc170072377"/>
      <w:bookmarkStart w:id="413" w:name="_Toc162435356"/>
      <w:r w:rsidRPr="004A70BB">
        <w:t xml:space="preserve">Vertical </w:t>
      </w:r>
      <w:bookmarkEnd w:id="397"/>
      <w:bookmarkEnd w:id="398"/>
      <w:r w:rsidRPr="004A70BB">
        <w:t>CRS for Soundings</w:t>
      </w:r>
      <w:bookmarkEnd w:id="411"/>
      <w:bookmarkEnd w:id="412"/>
      <w:bookmarkEnd w:id="413"/>
      <w:r w:rsidRPr="004A70BB">
        <w:t xml:space="preserve"> </w:t>
      </w:r>
    </w:p>
    <w:p w14:paraId="68B42EF0" w14:textId="75C18BA3"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vertical CRS must be in metres</w:t>
      </w:r>
      <w:ins w:id="414" w:author="Jeff Wootton" w:date="2024-06-24T14:21:00Z" w16du:dateUtc="2024-06-24T12:21:00Z">
        <w:r w:rsidR="00530BCC">
          <w:rPr>
            <w:rFonts w:cs="Arial"/>
          </w:rPr>
          <w:t xml:space="preserve"> and is only relevant to soundings (S-101 features </w:t>
        </w:r>
        <w:r w:rsidR="00530BCC">
          <w:rPr>
            <w:rFonts w:cs="Arial"/>
            <w:b/>
            <w:bCs/>
          </w:rPr>
          <w:t>Sounding</w:t>
        </w:r>
        <w:r w:rsidR="00530BCC">
          <w:rPr>
            <w:rFonts w:cs="Arial"/>
          </w:rPr>
          <w:t xml:space="preserve"> and </w:t>
        </w:r>
        <w:r w:rsidR="00530BCC">
          <w:rPr>
            <w:rFonts w:cs="Arial"/>
            <w:b/>
            <w:bCs/>
          </w:rPr>
          <w:t>Depth – No Bottom Found</w:t>
        </w:r>
        <w:r w:rsidR="00530BCC">
          <w:rPr>
            <w:rFonts w:cs="Arial"/>
          </w:rPr>
          <w:t xml:space="preserve">, see S-101 Annex A – </w:t>
        </w:r>
        <w:r w:rsidR="00530BCC">
          <w:rPr>
            <w:rFonts w:cs="Arial"/>
            <w:i/>
            <w:iCs/>
          </w:rPr>
          <w:t>Data Classification and Encoding Guide</w:t>
        </w:r>
        <w:r w:rsidR="00530BCC">
          <w:rPr>
            <w:rFonts w:cs="Arial"/>
          </w:rPr>
          <w:t xml:space="preserve"> clause 3.9), where </w:t>
        </w:r>
        <w:r w:rsidR="00530BCC" w:rsidRPr="00B63849">
          <w:rPr>
            <w:rFonts w:cs="Arial"/>
          </w:rPr>
          <w:t xml:space="preserve">the depth information </w:t>
        </w:r>
        <w:r w:rsidR="00530BCC">
          <w:rPr>
            <w:rFonts w:cs="Arial"/>
          </w:rPr>
          <w:t xml:space="preserve">is </w:t>
        </w:r>
        <w:r w:rsidR="00530BCC" w:rsidRPr="00B63849">
          <w:rPr>
            <w:rFonts w:cs="Arial"/>
          </w:rPr>
          <w:t>stored in the Z-coordinate</w:t>
        </w:r>
      </w:ins>
      <w:r w:rsidR="00EC5777">
        <w:rPr>
          <w:rFonts w:cs="Arial"/>
        </w:rPr>
        <w:t xml:space="preserve">.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Default="00FC2543" w:rsidP="00052D58">
      <w:pPr>
        <w:spacing w:after="0" w:line="240" w:lineRule="auto"/>
      </w:pPr>
    </w:p>
    <w:p w14:paraId="68210912" w14:textId="783B40E2" w:rsidR="00500E74" w:rsidRPr="00E46EB6" w:rsidRDefault="00AF79FE" w:rsidP="00FC2543">
      <w:pPr>
        <w:spacing w:after="120" w:line="240" w:lineRule="auto"/>
        <w:rPr>
          <w:ins w:id="415" w:author="Jeff Wootton" w:date="2024-06-24T14:21:00Z" w16du:dateUtc="2024-06-24T12:21:00Z"/>
        </w:rPr>
      </w:pPr>
      <w:ins w:id="416" w:author="Jeff Wootton" w:date="2024-06-24T14:21:00Z" w16du:dateUtc="2024-06-24T12:21:00Z">
        <w:r>
          <w:t xml:space="preserve">NOTE: </w:t>
        </w:r>
        <w:r w:rsidR="00F10D5C">
          <w:t>For S-101, t</w:t>
        </w:r>
        <w:r>
          <w:t>he vertical CRS</w:t>
        </w:r>
        <w:r w:rsidR="00B37A7A">
          <w:t xml:space="preserve"> </w:t>
        </w:r>
        <w:r w:rsidR="007E4B5C">
          <w:t>encode</w:t>
        </w:r>
        <w:r w:rsidR="0032337C">
          <w:t>d</w:t>
        </w:r>
        <w:r w:rsidR="007E4B5C">
          <w:t xml:space="preserve"> in </w:t>
        </w:r>
        <w:r w:rsidR="0051524B" w:rsidRPr="004A70BB">
          <w:rPr>
            <w:rFonts w:cs="Arial"/>
          </w:rPr>
          <w:t>the Coordinate Reference System record</w:t>
        </w:r>
        <w:r w:rsidR="0051524B">
          <w:rPr>
            <w:rFonts w:cs="Arial"/>
          </w:rPr>
          <w:t xml:space="preserve"> fields</w:t>
        </w:r>
        <w:r w:rsidR="0032337C">
          <w:rPr>
            <w:rFonts w:cs="Arial"/>
          </w:rPr>
          <w:t xml:space="preserve"> for soundings is not utilized by the ECDIS in conveying the sounding datum information</w:t>
        </w:r>
        <w:r w:rsidR="00F10D5C">
          <w:rPr>
            <w:rFonts w:cs="Arial"/>
          </w:rPr>
          <w:t xml:space="preserve"> </w:t>
        </w:r>
        <w:r w:rsidR="003A4DCF">
          <w:rPr>
            <w:rFonts w:cs="Arial"/>
          </w:rPr>
          <w:t>for an ENC to the Mariner</w:t>
        </w:r>
        <w:r w:rsidR="00991BA2">
          <w:rPr>
            <w:rFonts w:cs="Arial"/>
          </w:rPr>
          <w:t xml:space="preserve"> in ECDIS</w:t>
        </w:r>
        <w:r w:rsidR="003A4DCF">
          <w:rPr>
            <w:rFonts w:cs="Arial"/>
          </w:rPr>
          <w:t>.</w:t>
        </w:r>
        <w:r w:rsidR="004364C2">
          <w:rPr>
            <w:rFonts w:cs="Arial"/>
          </w:rPr>
          <w:t xml:space="preserve"> This information is provided instead </w:t>
        </w:r>
        <w:r w:rsidR="00727B13">
          <w:rPr>
            <w:rFonts w:cs="Arial"/>
          </w:rPr>
          <w:t>using</w:t>
        </w:r>
        <w:r w:rsidR="004364C2">
          <w:rPr>
            <w:rFonts w:cs="Arial"/>
          </w:rPr>
          <w:t xml:space="preserve"> the S-101 meta feature </w:t>
        </w:r>
        <w:r w:rsidR="004364C2">
          <w:rPr>
            <w:rFonts w:cs="Arial"/>
            <w:b/>
            <w:bCs/>
          </w:rPr>
          <w:t>Sounding Datum</w:t>
        </w:r>
        <w:r w:rsidR="00733F0D">
          <w:rPr>
            <w:rFonts w:cs="Arial"/>
          </w:rPr>
          <w:t xml:space="preserve"> </w:t>
        </w:r>
        <w:r w:rsidR="00727B13">
          <w:rPr>
            <w:rFonts w:cs="Arial"/>
          </w:rPr>
          <w:t>(</w:t>
        </w:r>
        <w:r w:rsidR="00733F0D">
          <w:rPr>
            <w:rFonts w:cs="Arial"/>
          </w:rPr>
          <w:t xml:space="preserve">see S-101 Annex A – </w:t>
        </w:r>
        <w:r w:rsidR="00733F0D">
          <w:rPr>
            <w:rFonts w:cs="Arial"/>
            <w:i/>
            <w:iCs/>
          </w:rPr>
          <w:t xml:space="preserve">Data </w:t>
        </w:r>
        <w:r w:rsidR="00E46EB6">
          <w:rPr>
            <w:rFonts w:cs="Arial"/>
            <w:i/>
            <w:iCs/>
          </w:rPr>
          <w:t>Classification</w:t>
        </w:r>
        <w:r w:rsidR="00733F0D">
          <w:rPr>
            <w:rFonts w:cs="Arial"/>
            <w:i/>
            <w:iCs/>
          </w:rPr>
          <w:t xml:space="preserve"> and Encoding Guide</w:t>
        </w:r>
        <w:r w:rsidR="00E46EB6">
          <w:rPr>
            <w:rFonts w:cs="Arial"/>
          </w:rPr>
          <w:t xml:space="preserve">, clause </w:t>
        </w:r>
        <w:r w:rsidR="00F67E6C">
          <w:rPr>
            <w:rFonts w:cs="Arial"/>
          </w:rPr>
          <w:t>3.9</w:t>
        </w:r>
        <w:r w:rsidR="00727B13">
          <w:rPr>
            <w:rFonts w:cs="Arial"/>
          </w:rPr>
          <w:t>)</w:t>
        </w:r>
        <w:r w:rsidR="00F67E6C">
          <w:rPr>
            <w:rFonts w:cs="Arial"/>
          </w:rPr>
          <w:t>.</w:t>
        </w:r>
      </w:ins>
    </w:p>
    <w:p w14:paraId="6274F093" w14:textId="77777777" w:rsidR="00E67520" w:rsidRPr="00FC2543" w:rsidRDefault="00E67520" w:rsidP="00FC2543">
      <w:pPr>
        <w:spacing w:after="120" w:line="240" w:lineRule="auto"/>
        <w:rPr>
          <w:ins w:id="417" w:author="Jeff Wootton" w:date="2024-06-24T14:21:00Z" w16du:dateUtc="2024-06-24T12:21:00Z"/>
        </w:rPr>
      </w:pPr>
    </w:p>
    <w:p w14:paraId="7C93A816" w14:textId="0172B4B1" w:rsidR="00E73EDF" w:rsidRPr="004A70BB" w:rsidRDefault="007653F1" w:rsidP="00F42AB4">
      <w:pPr>
        <w:pStyle w:val="Heading1"/>
        <w:tabs>
          <w:tab w:val="clear" w:pos="400"/>
        </w:tabs>
        <w:spacing w:before="120" w:after="200" w:line="240" w:lineRule="auto"/>
        <w:ind w:left="567" w:hanging="567"/>
      </w:pPr>
      <w:bookmarkStart w:id="418" w:name="_Toc517858859"/>
      <w:bookmarkStart w:id="419" w:name="_Toc519859099"/>
      <w:bookmarkStart w:id="420" w:name="_Toc521495143"/>
      <w:bookmarkStart w:id="421" w:name="_Toc527117756"/>
      <w:bookmarkStart w:id="422" w:name="_Toc527620283"/>
      <w:bookmarkStart w:id="423" w:name="_Toc529974525"/>
      <w:bookmarkStart w:id="424" w:name="_Toc225648327"/>
      <w:bookmarkStart w:id="425" w:name="_Toc439685281"/>
      <w:bookmarkStart w:id="426" w:name="_Toc225065184"/>
      <w:bookmarkStart w:id="427" w:name="_Toc170072378"/>
      <w:bookmarkStart w:id="428" w:name="_Toc162435357"/>
      <w:bookmarkEnd w:id="418"/>
      <w:bookmarkEnd w:id="419"/>
      <w:bookmarkEnd w:id="420"/>
      <w:bookmarkEnd w:id="421"/>
      <w:bookmarkEnd w:id="422"/>
      <w:bookmarkEnd w:id="423"/>
      <w:r w:rsidRPr="004A70BB">
        <w:t>Data Quality</w:t>
      </w:r>
      <w:bookmarkEnd w:id="424"/>
      <w:bookmarkEnd w:id="425"/>
      <w:bookmarkEnd w:id="426"/>
      <w:bookmarkEnd w:id="427"/>
      <w:bookmarkEnd w:id="428"/>
    </w:p>
    <w:p w14:paraId="47A45FF5" w14:textId="77777777" w:rsidR="00E73EDF" w:rsidRPr="004A70BB" w:rsidRDefault="007653F1" w:rsidP="00F42AB4">
      <w:pPr>
        <w:pStyle w:val="Heading2"/>
        <w:tabs>
          <w:tab w:val="clear" w:pos="540"/>
        </w:tabs>
        <w:spacing w:before="120" w:after="200" w:line="240" w:lineRule="auto"/>
        <w:ind w:left="709" w:hanging="709"/>
      </w:pPr>
      <w:bookmarkStart w:id="429" w:name="_Toc439685282"/>
      <w:bookmarkStart w:id="430" w:name="_Toc170072379"/>
      <w:bookmarkStart w:id="431" w:name="_Toc162435358"/>
      <w:bookmarkStart w:id="432" w:name="_Toc225648328"/>
      <w:bookmarkStart w:id="433" w:name="_Toc225065185"/>
      <w:bookmarkStart w:id="434" w:name="_Toc8629844"/>
      <w:bookmarkStart w:id="435" w:name="_Toc422735435"/>
      <w:bookmarkStart w:id="436" w:name="_Toc8629976"/>
      <w:bookmarkStart w:id="437" w:name="_Toc19077363"/>
      <w:bookmarkStart w:id="438" w:name="_Toc191284893"/>
      <w:r w:rsidRPr="004A70BB">
        <w:t>Introduction</w:t>
      </w:r>
      <w:bookmarkEnd w:id="429"/>
      <w:bookmarkEnd w:id="430"/>
      <w:bookmarkEnd w:id="43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1D02B5">
      <w:pPr>
        <w:numPr>
          <w:ilvl w:val="0"/>
          <w:numId w:val="22"/>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1D02B5">
      <w:pPr>
        <w:numPr>
          <w:ilvl w:val="0"/>
          <w:numId w:val="22"/>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1D02B5">
      <w:pPr>
        <w:numPr>
          <w:ilvl w:val="0"/>
          <w:numId w:val="22"/>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1D02B5">
      <w:pPr>
        <w:numPr>
          <w:ilvl w:val="0"/>
          <w:numId w:val="22"/>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1D02B5">
      <w:pPr>
        <w:numPr>
          <w:ilvl w:val="0"/>
          <w:numId w:val="22"/>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1D02B5">
      <w:pPr>
        <w:numPr>
          <w:ilvl w:val="0"/>
          <w:numId w:val="22"/>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1D02B5">
      <w:pPr>
        <w:numPr>
          <w:ilvl w:val="0"/>
          <w:numId w:val="22"/>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1D02B5">
      <w:pPr>
        <w:numPr>
          <w:ilvl w:val="0"/>
          <w:numId w:val="22"/>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1D02B5">
      <w:pPr>
        <w:numPr>
          <w:ilvl w:val="0"/>
          <w:numId w:val="22"/>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1D02B5">
      <w:pPr>
        <w:numPr>
          <w:ilvl w:val="0"/>
          <w:numId w:val="22"/>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1D02B5">
      <w:pPr>
        <w:numPr>
          <w:ilvl w:val="0"/>
          <w:numId w:val="23"/>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1D02B5">
      <w:pPr>
        <w:numPr>
          <w:ilvl w:val="0"/>
          <w:numId w:val="23"/>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39469946"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w:t>
      </w:r>
      <w:r w:rsidR="00A71A22">
        <w:t xml:space="preserve">in </w:t>
      </w:r>
      <w:r w:rsidR="00A71A22">
        <w:rPr>
          <w:rFonts w:cs="Arial"/>
        </w:rPr>
        <w:t xml:space="preserve">S-101 Annex A – </w:t>
      </w:r>
      <w:r w:rsidR="00A71A22" w:rsidRPr="00E674DC">
        <w:rPr>
          <w:rFonts w:cs="Arial"/>
          <w:i/>
        </w:rPr>
        <w:t>Data Classification and Encoding Guide</w:t>
      </w:r>
      <w:r>
        <w:t xml:space="preserve"> </w:t>
      </w:r>
      <w:r w:rsidR="00A71A22">
        <w:t xml:space="preserve">at </w:t>
      </w:r>
      <w:r>
        <w:t xml:space="preserve">Table </w:t>
      </w:r>
      <w:r w:rsidR="00A71A22">
        <w:t>3-1</w:t>
      </w:r>
      <w:r>
        <w:t xml:space="preserve"> in clause </w:t>
      </w:r>
      <w:r w:rsidR="00A71A22">
        <w:t>3.3</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439" w:name="_Toc170072380"/>
      <w:bookmarkStart w:id="440" w:name="_Toc162435359"/>
      <w:r w:rsidRPr="008C5E4B">
        <w:t>Completeness</w:t>
      </w:r>
      <w:bookmarkEnd w:id="439"/>
      <w:bookmarkEnd w:id="440"/>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441" w:name="_Toc170072381"/>
      <w:bookmarkStart w:id="442" w:name="_Toc162435360"/>
      <w:r w:rsidRPr="00107E61">
        <w:t>Commission</w:t>
      </w:r>
      <w:bookmarkEnd w:id="441"/>
      <w:bookmarkEnd w:id="442"/>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443" w:name="OLE_LINK2"/>
      <w:bookmarkStart w:id="444"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445" w:name="_Toc170072382"/>
      <w:bookmarkStart w:id="446" w:name="_Toc162435361"/>
      <w:bookmarkEnd w:id="443"/>
      <w:bookmarkEnd w:id="444"/>
      <w:r w:rsidRPr="00AB2995">
        <w:lastRenderedPageBreak/>
        <w:t>Omission</w:t>
      </w:r>
      <w:bookmarkEnd w:id="445"/>
      <w:bookmarkEnd w:id="446"/>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447" w:name="_Toc170072383"/>
      <w:bookmarkStart w:id="448" w:name="_Toc162435362"/>
      <w:r>
        <w:t>Logical consistency</w:t>
      </w:r>
      <w:bookmarkEnd w:id="447"/>
      <w:bookmarkEnd w:id="448"/>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449" w:name="_Toc170072384"/>
      <w:bookmarkStart w:id="450" w:name="_Toc162435363"/>
      <w:r w:rsidRPr="00AB2995">
        <w:t>Conceptual consistency</w:t>
      </w:r>
      <w:bookmarkEnd w:id="449"/>
      <w:bookmarkEnd w:id="450"/>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451" w:name="_Toc170072385"/>
      <w:bookmarkStart w:id="452" w:name="_Toc162435364"/>
      <w:r>
        <w:t>Domain</w:t>
      </w:r>
      <w:r w:rsidRPr="00AB2995">
        <w:t xml:space="preserve"> consistency</w:t>
      </w:r>
      <w:bookmarkEnd w:id="451"/>
      <w:bookmarkEnd w:id="452"/>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453" w:name="_Toc170072386"/>
      <w:bookmarkStart w:id="454" w:name="_Toc162435365"/>
      <w:r w:rsidRPr="0014612C">
        <w:t>Format consistency</w:t>
      </w:r>
      <w:bookmarkEnd w:id="453"/>
      <w:bookmarkEnd w:id="454"/>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455" w:name="_Toc170072387"/>
      <w:bookmarkStart w:id="456" w:name="_Toc162435366"/>
      <w:r>
        <w:t>Topological</w:t>
      </w:r>
      <w:r w:rsidRPr="00AB2995">
        <w:t xml:space="preserve"> consistency</w:t>
      </w:r>
      <w:bookmarkEnd w:id="455"/>
      <w:bookmarkEnd w:id="456"/>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457" w:name="_Toc170072388"/>
      <w:bookmarkStart w:id="458" w:name="_Toc162435367"/>
      <w:r w:rsidRPr="007F395B">
        <w:t>Positional uncertainty and accuracy</w:t>
      </w:r>
      <w:bookmarkEnd w:id="457"/>
      <w:bookmarkEnd w:id="458"/>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459" w:name="_Toc170072389"/>
      <w:bookmarkStart w:id="460" w:name="_Toc162435368"/>
      <w:r w:rsidRPr="007F395B">
        <w:t>Absolute or external accuracy</w:t>
      </w:r>
      <w:bookmarkEnd w:id="459"/>
      <w:bookmarkEnd w:id="46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461" w:name="_Toc170072390"/>
      <w:bookmarkStart w:id="462" w:name="_Toc162435369"/>
      <w:r w:rsidRPr="00F738E1">
        <w:t>Vertical position accuracy</w:t>
      </w:r>
      <w:bookmarkEnd w:id="461"/>
      <w:bookmarkEnd w:id="462"/>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lastRenderedPageBreak/>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463" w:name="_Toc170072391"/>
      <w:bookmarkStart w:id="464" w:name="_Toc162435370"/>
      <w:r w:rsidRPr="00507803">
        <w:t>Horizontal position accuracy</w:t>
      </w:r>
      <w:bookmarkEnd w:id="463"/>
      <w:bookmarkEnd w:id="464"/>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465" w:name="_Toc170072392"/>
      <w:bookmarkStart w:id="466" w:name="_Toc162435371"/>
      <w:r w:rsidRPr="00F738E1">
        <w:t>Relative or internal accuracy</w:t>
      </w:r>
      <w:bookmarkEnd w:id="465"/>
      <w:bookmarkEnd w:id="466"/>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467" w:name="_Toc170072393"/>
      <w:bookmarkStart w:id="468" w:name="_Toc162435372"/>
      <w:r w:rsidRPr="00F738E1">
        <w:t>Gridded data positional accuracy</w:t>
      </w:r>
      <w:bookmarkEnd w:id="467"/>
      <w:bookmarkEnd w:id="468"/>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469" w:name="_Toc170072394"/>
      <w:bookmarkStart w:id="470" w:name="_Toc162435373"/>
      <w:r w:rsidRPr="008F63E6">
        <w:t>Thematic accuracy</w:t>
      </w:r>
      <w:bookmarkEnd w:id="469"/>
      <w:bookmarkEnd w:id="470"/>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471" w:name="_Toc170072395"/>
      <w:bookmarkStart w:id="472" w:name="_Toc162435374"/>
      <w:r w:rsidRPr="008F63E6">
        <w:t>Thematic classification correctness</w:t>
      </w:r>
      <w:bookmarkEnd w:id="471"/>
      <w:bookmarkEnd w:id="472"/>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473" w:name="_Toc170072396"/>
      <w:bookmarkStart w:id="474" w:name="_Toc162435375"/>
      <w:r w:rsidRPr="008F63E6">
        <w:t>Non-quantitative attribute accuracy</w:t>
      </w:r>
      <w:bookmarkEnd w:id="473"/>
      <w:bookmarkEnd w:id="474"/>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475" w:name="_Toc170072397"/>
      <w:bookmarkStart w:id="476" w:name="_Toc162435376"/>
      <w:r w:rsidRPr="008F63E6">
        <w:t>Quantitative attribute accuracy</w:t>
      </w:r>
      <w:bookmarkEnd w:id="475"/>
      <w:bookmarkEnd w:id="476"/>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477" w:name="_Toc170072398"/>
      <w:bookmarkStart w:id="478" w:name="_Toc162435377"/>
      <w:r w:rsidRPr="002B2660">
        <w:lastRenderedPageBreak/>
        <w:t>Temporal quality</w:t>
      </w:r>
      <w:bookmarkEnd w:id="477"/>
      <w:bookmarkEnd w:id="478"/>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479" w:name="_Toc170072399"/>
      <w:bookmarkStart w:id="480" w:name="_Toc162435378"/>
      <w:r w:rsidRPr="002B2660">
        <w:t>Temporal consistency</w:t>
      </w:r>
      <w:bookmarkEnd w:id="479"/>
      <w:bookmarkEnd w:id="48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481" w:name="OLE_LINK14"/>
      <w:bookmarkStart w:id="48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483" w:name="_Toc170072400"/>
      <w:bookmarkStart w:id="484" w:name="_Toc162435379"/>
      <w:bookmarkEnd w:id="481"/>
      <w:bookmarkEnd w:id="482"/>
      <w:r w:rsidRPr="002B2660">
        <w:t xml:space="preserve">Temporal </w:t>
      </w:r>
      <w:r>
        <w:t>validity</w:t>
      </w:r>
      <w:bookmarkEnd w:id="483"/>
      <w:bookmarkEnd w:id="484"/>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485" w:name="_Toc170072401"/>
      <w:bookmarkStart w:id="486" w:name="_Toc162435380"/>
      <w:r w:rsidRPr="00075403">
        <w:t>Temporal accuracy</w:t>
      </w:r>
      <w:bookmarkEnd w:id="485"/>
      <w:bookmarkEnd w:id="486"/>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487" w:name="_Toc170072402"/>
      <w:bookmarkStart w:id="488" w:name="_Toc162435381"/>
      <w:r>
        <w:t>Aggregation</w:t>
      </w:r>
      <w:bookmarkEnd w:id="487"/>
      <w:bookmarkEnd w:id="488"/>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489" w:name="_Toc170072403"/>
      <w:bookmarkStart w:id="490" w:name="_Toc162435382"/>
      <w:r w:rsidRPr="00F74A0D">
        <w:t xml:space="preserve">Data </w:t>
      </w:r>
      <w:r>
        <w:t>c</w:t>
      </w:r>
      <w:r w:rsidRPr="00F74A0D">
        <w:t xml:space="preserve">ompliance and </w:t>
      </w:r>
      <w:r>
        <w:t>u</w:t>
      </w:r>
      <w:r w:rsidRPr="00F74A0D">
        <w:t>sability</w:t>
      </w:r>
      <w:bookmarkEnd w:id="489"/>
      <w:bookmarkEnd w:id="490"/>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1D02B5">
      <w:pPr>
        <w:pStyle w:val="ListParagraph"/>
        <w:numPr>
          <w:ilvl w:val="0"/>
          <w:numId w:val="24"/>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1D02B5">
      <w:pPr>
        <w:pStyle w:val="ListParagraph"/>
        <w:numPr>
          <w:ilvl w:val="0"/>
          <w:numId w:val="24"/>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1D02B5">
      <w:pPr>
        <w:pStyle w:val="ListParagraph"/>
        <w:numPr>
          <w:ilvl w:val="0"/>
          <w:numId w:val="24"/>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491" w:name="_Toc510784300"/>
      <w:bookmarkStart w:id="492" w:name="_Toc510785449"/>
      <w:bookmarkEnd w:id="491"/>
      <w:bookmarkEnd w:id="492"/>
    </w:p>
    <w:p w14:paraId="552BA760" w14:textId="77777777" w:rsidR="00E73EDF" w:rsidRPr="00F74A0D" w:rsidRDefault="007653F1" w:rsidP="004A47EC">
      <w:pPr>
        <w:pStyle w:val="Heading1"/>
        <w:tabs>
          <w:tab w:val="clear" w:pos="400"/>
        </w:tabs>
        <w:spacing w:before="120" w:after="200" w:line="240" w:lineRule="auto"/>
        <w:ind w:left="567" w:hanging="567"/>
      </w:pPr>
      <w:bookmarkStart w:id="493" w:name="_Toc225065206"/>
      <w:bookmarkStart w:id="494" w:name="_Toc225648349"/>
      <w:bookmarkStart w:id="495" w:name="_Toc439685287"/>
      <w:bookmarkStart w:id="496" w:name="_Toc170072404"/>
      <w:bookmarkStart w:id="497" w:name="_Toc162435383"/>
      <w:bookmarkEnd w:id="432"/>
      <w:bookmarkEnd w:id="433"/>
      <w:bookmarkEnd w:id="434"/>
      <w:bookmarkEnd w:id="435"/>
      <w:bookmarkEnd w:id="436"/>
      <w:bookmarkEnd w:id="437"/>
      <w:bookmarkEnd w:id="438"/>
      <w:r w:rsidRPr="00F74A0D">
        <w:t>Data Capture and Classification</w:t>
      </w:r>
      <w:bookmarkEnd w:id="493"/>
      <w:bookmarkEnd w:id="494"/>
      <w:bookmarkEnd w:id="495"/>
      <w:bookmarkEnd w:id="496"/>
      <w:bookmarkEnd w:id="497"/>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498" w:name="_Toc191284919"/>
      <w:bookmarkStart w:id="499" w:name="_Toc8629863"/>
      <w:bookmarkStart w:id="500" w:name="_Toc19077382"/>
      <w:bookmarkStart w:id="501" w:name="_Toc8629995"/>
      <w:bookmarkStart w:id="502" w:name="_Toc225065208"/>
      <w:bookmarkStart w:id="503" w:name="_Toc439685289"/>
      <w:bookmarkStart w:id="504" w:name="_Toc225648351"/>
      <w:bookmarkStart w:id="505" w:name="_Toc170072405"/>
      <w:bookmarkStart w:id="506" w:name="_Toc162435384"/>
      <w:bookmarkEnd w:id="498"/>
      <w:bookmarkEnd w:id="499"/>
      <w:bookmarkEnd w:id="500"/>
      <w:bookmarkEnd w:id="501"/>
      <w:r w:rsidRPr="00F74A0D">
        <w:t>Maintenance</w:t>
      </w:r>
      <w:bookmarkEnd w:id="502"/>
      <w:bookmarkEnd w:id="503"/>
      <w:bookmarkEnd w:id="504"/>
      <w:bookmarkEnd w:id="505"/>
      <w:bookmarkEnd w:id="506"/>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507" w:name="_Toc439685290"/>
      <w:bookmarkStart w:id="508" w:name="_Toc170072406"/>
      <w:bookmarkStart w:id="509" w:name="_Toc162435385"/>
      <w:r w:rsidRPr="00F74A0D">
        <w:t>Introduction</w:t>
      </w:r>
      <w:bookmarkEnd w:id="507"/>
      <w:bookmarkEnd w:id="508"/>
      <w:bookmarkEnd w:id="509"/>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510" w:name="_Toc439685291"/>
      <w:bookmarkStart w:id="511" w:name="_Toc170072407"/>
      <w:bookmarkStart w:id="512" w:name="_Toc162435386"/>
      <w:r w:rsidRPr="00F74A0D">
        <w:t xml:space="preserve">Maintenance and </w:t>
      </w:r>
      <w:r w:rsidR="00636ED5">
        <w:t>u</w:t>
      </w:r>
      <w:r w:rsidRPr="00F74A0D">
        <w:t xml:space="preserve">pdate </w:t>
      </w:r>
      <w:r w:rsidR="00636ED5">
        <w:t>f</w:t>
      </w:r>
      <w:r w:rsidRPr="00F74A0D">
        <w:t>requency</w:t>
      </w:r>
      <w:bookmarkEnd w:id="510"/>
      <w:bookmarkEnd w:id="511"/>
      <w:bookmarkEnd w:id="512"/>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513" w:name="_Toc439685292"/>
      <w:bookmarkStart w:id="514" w:name="_Toc170072408"/>
      <w:bookmarkStart w:id="515" w:name="_Toc162435387"/>
      <w:r w:rsidRPr="00F74A0D">
        <w:t xml:space="preserve">Data </w:t>
      </w:r>
      <w:bookmarkEnd w:id="513"/>
      <w:r w:rsidR="00D24503">
        <w:t>s</w:t>
      </w:r>
      <w:r w:rsidR="00D24503" w:rsidRPr="00F74A0D">
        <w:t>ource</w:t>
      </w:r>
      <w:bookmarkEnd w:id="514"/>
      <w:bookmarkEnd w:id="515"/>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516" w:name="_Toc439685293"/>
      <w:bookmarkStart w:id="517" w:name="_Toc170072409"/>
      <w:bookmarkStart w:id="518" w:name="_Toc162435388"/>
      <w:r w:rsidRPr="00F74A0D">
        <w:t xml:space="preserve">Production </w:t>
      </w:r>
      <w:bookmarkEnd w:id="516"/>
      <w:r w:rsidR="00D24503">
        <w:t>p</w:t>
      </w:r>
      <w:r w:rsidR="00D24503" w:rsidRPr="00F74A0D">
        <w:t>rocess</w:t>
      </w:r>
      <w:bookmarkEnd w:id="517"/>
      <w:bookmarkEnd w:id="518"/>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519" w:name="_Toc510785459"/>
      <w:bookmarkStart w:id="520" w:name="_Toc510784310"/>
      <w:bookmarkStart w:id="521" w:name="_Toc439685294"/>
      <w:bookmarkStart w:id="522" w:name="_Toc170072410"/>
      <w:bookmarkStart w:id="523" w:name="_Toc162435389"/>
      <w:bookmarkEnd w:id="519"/>
      <w:bookmarkEnd w:id="520"/>
      <w:r w:rsidRPr="003F76E9">
        <w:rPr>
          <w:lang w:val="en-AU"/>
        </w:rPr>
        <w:t xml:space="preserve">Feature and Portrayal Catalogue </w:t>
      </w:r>
      <w:r w:rsidR="00975677">
        <w:rPr>
          <w:lang w:val="en-AU"/>
        </w:rPr>
        <w:t>m</w:t>
      </w:r>
      <w:r w:rsidRPr="003F76E9">
        <w:rPr>
          <w:lang w:val="en-AU"/>
        </w:rPr>
        <w:t>anagement</w:t>
      </w:r>
      <w:bookmarkEnd w:id="521"/>
      <w:bookmarkEnd w:id="522"/>
      <w:bookmarkEnd w:id="523"/>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524" w:name="_Toc225065220"/>
      <w:bookmarkStart w:id="525" w:name="_Toc439685295"/>
      <w:bookmarkStart w:id="526" w:name="_Toc225648363"/>
      <w:bookmarkStart w:id="527" w:name="_Toc170072411"/>
      <w:bookmarkStart w:id="528" w:name="_Toc162435390"/>
      <w:r w:rsidRPr="003F76E9">
        <w:t>Portrayal</w:t>
      </w:r>
      <w:bookmarkEnd w:id="524"/>
      <w:bookmarkEnd w:id="525"/>
      <w:bookmarkEnd w:id="526"/>
      <w:bookmarkEnd w:id="527"/>
      <w:bookmarkEnd w:id="528"/>
    </w:p>
    <w:p w14:paraId="26AF6290" w14:textId="77777777" w:rsidR="00E73EDF" w:rsidRPr="003F76E9" w:rsidRDefault="007653F1" w:rsidP="00750665">
      <w:pPr>
        <w:pStyle w:val="Heading2"/>
        <w:tabs>
          <w:tab w:val="clear" w:pos="540"/>
        </w:tabs>
        <w:spacing w:before="120" w:after="200" w:line="240" w:lineRule="auto"/>
        <w:ind w:left="709" w:hanging="709"/>
      </w:pPr>
      <w:bookmarkStart w:id="529" w:name="_Toc439685296"/>
      <w:bookmarkStart w:id="530" w:name="_Toc170072412"/>
      <w:bookmarkStart w:id="531" w:name="_Toc162435391"/>
      <w:r w:rsidRPr="003F76E9">
        <w:t>Introduction</w:t>
      </w:r>
      <w:bookmarkEnd w:id="529"/>
      <w:bookmarkEnd w:id="530"/>
      <w:bookmarkEnd w:id="531"/>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1D02B5">
      <w:pPr>
        <w:numPr>
          <w:ilvl w:val="0"/>
          <w:numId w:val="15"/>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lastRenderedPageBreak/>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1D02B5">
      <w:pPr>
        <w:pStyle w:val="ListParagraph"/>
        <w:numPr>
          <w:ilvl w:val="0"/>
          <w:numId w:val="33"/>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532" w:name="_Toc439685297"/>
      <w:bookmarkStart w:id="533" w:name="_Toc170072413"/>
      <w:bookmarkStart w:id="534" w:name="_Toc162435392"/>
      <w:r w:rsidRPr="003F76E9">
        <w:t>Portrayal Catalogue</w:t>
      </w:r>
      <w:bookmarkEnd w:id="532"/>
      <w:bookmarkEnd w:id="533"/>
      <w:bookmarkEnd w:id="534"/>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49A9AFC6" w:rsidR="002B17B1" w:rsidRPr="002D60A8" w:rsidRDefault="002B17B1" w:rsidP="00BB54AE">
            <w:pPr>
              <w:spacing w:before="60" w:after="60" w:line="240" w:lineRule="auto"/>
              <w:rPr>
                <w:rFonts w:cs="Arial"/>
                <w:sz w:val="18"/>
                <w:szCs w:val="18"/>
              </w:rPr>
            </w:pPr>
            <w:r w:rsidRPr="002D60A8">
              <w:rPr>
                <w:rFonts w:cs="Arial"/>
                <w:sz w:val="18"/>
                <w:szCs w:val="18"/>
              </w:rPr>
              <w:t>1.</w:t>
            </w:r>
            <w:del w:id="535" w:author="Jeff Wootton" w:date="2024-06-25T07:51:00Z" w16du:dateUtc="2024-06-25T05:51:00Z">
              <w:r w:rsidR="00BB54AE" w:rsidDel="00B84188">
                <w:rPr>
                  <w:rFonts w:cs="Arial"/>
                  <w:sz w:val="18"/>
                  <w:szCs w:val="18"/>
                </w:rPr>
                <w:delText>2</w:delText>
              </w:r>
            </w:del>
            <w:ins w:id="536" w:author="Jeff Wootton" w:date="2024-06-25T07:51:00Z" w16du:dateUtc="2024-06-25T05:51:00Z">
              <w:r w:rsidR="00B84188">
                <w:rPr>
                  <w:rFonts w:cs="Arial"/>
                  <w:sz w:val="18"/>
                  <w:szCs w:val="18"/>
                </w:rPr>
                <w:t>4</w:t>
              </w:r>
            </w:ins>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A71A22">
            <w:pPr>
              <w:spacing w:before="60" w:after="60" w:line="240" w:lineRule="auto"/>
              <w:jc w:val="left"/>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000000" w:rsidP="002233B4">
            <w:pPr>
              <w:spacing w:before="60" w:after="60" w:line="240" w:lineRule="auto"/>
              <w:rPr>
                <w:rFonts w:cs="Arial"/>
                <w:sz w:val="18"/>
                <w:szCs w:val="18"/>
              </w:rPr>
            </w:pPr>
            <w:hyperlink r:id="rId34"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lastRenderedPageBreak/>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1D02B5">
      <w:pPr>
        <w:pStyle w:val="ListParagraph1"/>
        <w:numPr>
          <w:ilvl w:val="0"/>
          <w:numId w:val="16"/>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1D02B5">
      <w:pPr>
        <w:pStyle w:val="ListParagraph1"/>
        <w:numPr>
          <w:ilvl w:val="0"/>
          <w:numId w:val="16"/>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537" w:name="_Toc510785464"/>
      <w:bookmarkStart w:id="538" w:name="_Toc510784315"/>
      <w:bookmarkStart w:id="539" w:name="_Toc439685298"/>
      <w:bookmarkStart w:id="540" w:name="_Toc170072414"/>
      <w:bookmarkStart w:id="541" w:name="_Toc162435393"/>
      <w:bookmarkEnd w:id="537"/>
      <w:bookmarkEnd w:id="538"/>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539"/>
      <w:bookmarkEnd w:id="540"/>
      <w:bookmarkEnd w:id="541"/>
    </w:p>
    <w:p w14:paraId="1EB3981F" w14:textId="77777777" w:rsidR="00E73EDF" w:rsidRPr="00177DE2" w:rsidRDefault="007653F1" w:rsidP="005F5259">
      <w:pPr>
        <w:pStyle w:val="Heading2"/>
        <w:tabs>
          <w:tab w:val="clear" w:pos="540"/>
        </w:tabs>
        <w:spacing w:before="120" w:after="200" w:line="240" w:lineRule="auto"/>
        <w:ind w:left="709" w:hanging="709"/>
      </w:pPr>
      <w:bookmarkStart w:id="542" w:name="_Toc439685299"/>
      <w:bookmarkStart w:id="543" w:name="_Toc170072415"/>
      <w:bookmarkStart w:id="544" w:name="_Toc162435394"/>
      <w:r w:rsidRPr="00177DE2">
        <w:t>Introduction</w:t>
      </w:r>
      <w:bookmarkEnd w:id="542"/>
      <w:bookmarkEnd w:id="543"/>
      <w:bookmarkEnd w:id="544"/>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545" w:name="_Toc439685300"/>
      <w:bookmarkStart w:id="546" w:name="_Toc170072416"/>
      <w:bookmarkStart w:id="547" w:name="_Toc162435395"/>
      <w:r w:rsidRPr="005B73F1">
        <w:t xml:space="preserve">Encoding of </w:t>
      </w:r>
      <w:r w:rsidR="005F5259">
        <w:t>l</w:t>
      </w:r>
      <w:r w:rsidRPr="005B73F1">
        <w:t xml:space="preserve">atitude and </w:t>
      </w:r>
      <w:r w:rsidR="005F5259">
        <w:t>l</w:t>
      </w:r>
      <w:r w:rsidRPr="005B73F1">
        <w:t>ongitude</w:t>
      </w:r>
      <w:bookmarkEnd w:id="545"/>
      <w:bookmarkEnd w:id="546"/>
      <w:bookmarkEnd w:id="547"/>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548" w:name="_Toc439685301"/>
      <w:bookmarkStart w:id="549" w:name="_Toc170072417"/>
      <w:bookmarkStart w:id="550" w:name="_Toc162435396"/>
      <w:bookmarkStart w:id="551" w:name="_Toc225065183"/>
      <w:bookmarkStart w:id="552" w:name="_Toc225648326"/>
      <w:r w:rsidRPr="005B73F1">
        <w:t xml:space="preserve">Encoding of </w:t>
      </w:r>
      <w:r w:rsidR="00B4398F">
        <w:t>d</w:t>
      </w:r>
      <w:r w:rsidRPr="005B73F1">
        <w:t>epths</w:t>
      </w:r>
      <w:bookmarkEnd w:id="548"/>
      <w:r w:rsidR="00242BA7">
        <w:t xml:space="preserve"> as coordinates</w:t>
      </w:r>
      <w:bookmarkEnd w:id="549"/>
      <w:bookmarkEnd w:id="55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551"/>
      <w:bookmarkEnd w:id="55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553" w:name="_Toc225648294"/>
      <w:bookmarkStart w:id="554" w:name="_Toc225065151"/>
      <w:bookmarkStart w:id="555" w:name="_Toc439685302"/>
      <w:bookmarkStart w:id="556" w:name="_Toc170072418"/>
      <w:bookmarkStart w:id="557" w:name="_Toc162435397"/>
      <w:r w:rsidRPr="005B73F1">
        <w:t xml:space="preserve">Numeric </w:t>
      </w:r>
      <w:r w:rsidR="00B4398F">
        <w:t>a</w:t>
      </w:r>
      <w:r w:rsidRPr="005B73F1">
        <w:t xml:space="preserve">ttribute </w:t>
      </w:r>
      <w:bookmarkEnd w:id="553"/>
      <w:bookmarkEnd w:id="554"/>
      <w:r w:rsidR="00B4398F">
        <w:t>e</w:t>
      </w:r>
      <w:r w:rsidRPr="005B73F1">
        <w:t>ncoding</w:t>
      </w:r>
      <w:bookmarkEnd w:id="555"/>
      <w:bookmarkEnd w:id="556"/>
      <w:bookmarkEnd w:id="557"/>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558" w:name="_Toc510784321"/>
      <w:bookmarkStart w:id="559" w:name="_Toc510785470"/>
      <w:bookmarkStart w:id="560" w:name="_Toc439685303"/>
      <w:bookmarkStart w:id="561" w:name="_Toc170072419"/>
      <w:bookmarkStart w:id="562" w:name="_Toc162435398"/>
      <w:bookmarkEnd w:id="558"/>
      <w:bookmarkEnd w:id="559"/>
      <w:r w:rsidRPr="005B73F1">
        <w:t xml:space="preserve">Text </w:t>
      </w:r>
      <w:r w:rsidR="00B4398F">
        <w:t>a</w:t>
      </w:r>
      <w:r w:rsidRPr="005B73F1">
        <w:t xml:space="preserve">ttribute </w:t>
      </w:r>
      <w:r w:rsidR="00B4398F">
        <w:t>v</w:t>
      </w:r>
      <w:r w:rsidRPr="005B73F1">
        <w:t>alues</w:t>
      </w:r>
      <w:bookmarkEnd w:id="560"/>
      <w:bookmarkEnd w:id="561"/>
      <w:bookmarkEnd w:id="562"/>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563" w:name="_Toc517858879"/>
      <w:bookmarkStart w:id="564" w:name="_Toc519859119"/>
      <w:bookmarkStart w:id="565" w:name="_Toc521495163"/>
      <w:bookmarkStart w:id="566" w:name="_Toc527117776"/>
      <w:bookmarkStart w:id="567" w:name="_Toc527620303"/>
      <w:bookmarkStart w:id="568" w:name="_Toc529974545"/>
      <w:bookmarkStart w:id="569" w:name="_Toc517858880"/>
      <w:bookmarkStart w:id="570" w:name="_Toc519859120"/>
      <w:bookmarkStart w:id="571" w:name="_Toc521495164"/>
      <w:bookmarkStart w:id="572" w:name="_Toc527117777"/>
      <w:bookmarkStart w:id="573" w:name="_Toc527620304"/>
      <w:bookmarkStart w:id="574" w:name="_Toc529974546"/>
      <w:bookmarkStart w:id="575" w:name="_Toc517858881"/>
      <w:bookmarkStart w:id="576" w:name="_Toc519859121"/>
      <w:bookmarkStart w:id="577" w:name="_Toc521495165"/>
      <w:bookmarkStart w:id="578" w:name="_Toc527117778"/>
      <w:bookmarkStart w:id="579" w:name="_Toc527620305"/>
      <w:bookmarkStart w:id="580" w:name="_Toc529974547"/>
      <w:bookmarkStart w:id="581" w:name="_Toc517858882"/>
      <w:bookmarkStart w:id="582" w:name="_Toc519859122"/>
      <w:bookmarkStart w:id="583" w:name="_Toc521495166"/>
      <w:bookmarkStart w:id="584" w:name="_Toc527117779"/>
      <w:bookmarkStart w:id="585" w:name="_Toc527620306"/>
      <w:bookmarkStart w:id="586" w:name="_Toc529974548"/>
      <w:bookmarkStart w:id="587" w:name="_Toc517858883"/>
      <w:bookmarkStart w:id="588" w:name="_Toc519859123"/>
      <w:bookmarkStart w:id="589" w:name="_Toc521495167"/>
      <w:bookmarkStart w:id="590" w:name="_Toc527117780"/>
      <w:bookmarkStart w:id="591" w:name="_Toc527620307"/>
      <w:bookmarkStart w:id="592" w:name="_Toc529974549"/>
      <w:bookmarkStart w:id="593" w:name="_Toc517858884"/>
      <w:bookmarkStart w:id="594" w:name="_Toc519859124"/>
      <w:bookmarkStart w:id="595" w:name="_Toc521495168"/>
      <w:bookmarkStart w:id="596" w:name="_Toc527117781"/>
      <w:bookmarkStart w:id="597" w:name="_Toc527620308"/>
      <w:bookmarkStart w:id="598" w:name="_Toc529974550"/>
      <w:bookmarkStart w:id="599" w:name="_Toc517858885"/>
      <w:bookmarkStart w:id="600" w:name="_Toc519859125"/>
      <w:bookmarkStart w:id="601" w:name="_Toc521495169"/>
      <w:bookmarkStart w:id="602" w:name="_Toc527117782"/>
      <w:bookmarkStart w:id="603" w:name="_Toc527620309"/>
      <w:bookmarkStart w:id="604" w:name="_Toc529974551"/>
      <w:bookmarkStart w:id="605" w:name="_Toc517858886"/>
      <w:bookmarkStart w:id="606" w:name="_Toc519859126"/>
      <w:bookmarkStart w:id="607" w:name="_Toc521495170"/>
      <w:bookmarkStart w:id="608" w:name="_Toc527117783"/>
      <w:bookmarkStart w:id="609" w:name="_Toc527620310"/>
      <w:bookmarkStart w:id="610" w:name="_Toc529974552"/>
      <w:bookmarkStart w:id="611" w:name="_Toc517858887"/>
      <w:bookmarkStart w:id="612" w:name="_Toc519859127"/>
      <w:bookmarkStart w:id="613" w:name="_Toc521495171"/>
      <w:bookmarkStart w:id="614" w:name="_Toc527117784"/>
      <w:bookmarkStart w:id="615" w:name="_Toc527620311"/>
      <w:bookmarkStart w:id="616" w:name="_Toc529974553"/>
      <w:bookmarkStart w:id="617" w:name="_Toc510784324"/>
      <w:bookmarkStart w:id="618" w:name="_Toc510785473"/>
      <w:bookmarkStart w:id="619" w:name="_Toc439685305"/>
      <w:bookmarkStart w:id="620" w:name="_Toc170072420"/>
      <w:bookmarkStart w:id="621" w:name="_Toc16243539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619"/>
      <w:bookmarkEnd w:id="620"/>
      <w:bookmarkEnd w:id="621"/>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622" w:name="_Toc510785475"/>
      <w:bookmarkStart w:id="623" w:name="_Toc510784326"/>
      <w:bookmarkStart w:id="624" w:name="_Toc510785476"/>
      <w:bookmarkStart w:id="625" w:name="_Toc510784327"/>
      <w:bookmarkStart w:id="626" w:name="_Toc439685306"/>
      <w:bookmarkStart w:id="627" w:name="_Toc225648364"/>
      <w:bookmarkStart w:id="628" w:name="_Toc225065221"/>
      <w:bookmarkStart w:id="629" w:name="_Toc170072421"/>
      <w:bookmarkStart w:id="630" w:name="_Toc162435400"/>
      <w:bookmarkStart w:id="631" w:name="_Toc225648340"/>
      <w:bookmarkStart w:id="632" w:name="_Toc225065197"/>
      <w:bookmarkEnd w:id="622"/>
      <w:bookmarkEnd w:id="623"/>
      <w:bookmarkEnd w:id="624"/>
      <w:bookmarkEnd w:id="625"/>
      <w:r w:rsidRPr="005B73F1">
        <w:lastRenderedPageBreak/>
        <w:t>Data Product Delivery</w:t>
      </w:r>
      <w:bookmarkEnd w:id="626"/>
      <w:bookmarkEnd w:id="627"/>
      <w:bookmarkEnd w:id="628"/>
      <w:bookmarkEnd w:id="629"/>
      <w:bookmarkEnd w:id="630"/>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633" w:name="_Toc439685307"/>
      <w:bookmarkStart w:id="634" w:name="_Toc170072422"/>
      <w:bookmarkStart w:id="635" w:name="_Toc162435401"/>
      <w:r w:rsidRPr="005B73F1">
        <w:t>Introduction</w:t>
      </w:r>
      <w:bookmarkEnd w:id="633"/>
      <w:bookmarkEnd w:id="634"/>
      <w:bookmarkEnd w:id="635"/>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636" w:name="_Toc439685308"/>
      <w:bookmarkStart w:id="637" w:name="_Toc170072423"/>
      <w:bookmarkStart w:id="638" w:name="_Toc162435402"/>
      <w:r w:rsidRPr="00AE200A">
        <w:rPr>
          <w:lang w:eastAsia="en-US"/>
        </w:rPr>
        <w:t>Exchange Set</w:t>
      </w:r>
      <w:bookmarkEnd w:id="636"/>
      <w:bookmarkEnd w:id="637"/>
      <w:bookmarkEnd w:id="638"/>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7F75C025"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639" w:name="_Toc510784332"/>
      <w:bookmarkStart w:id="640" w:name="_Toc510785481"/>
      <w:bookmarkStart w:id="641" w:name="_Toc513198124"/>
      <w:bookmarkStart w:id="642" w:name="_Toc515440376"/>
      <w:bookmarkStart w:id="643" w:name="_Toc517858893"/>
      <w:bookmarkStart w:id="644" w:name="_Toc519859133"/>
      <w:bookmarkStart w:id="645" w:name="_Toc521495177"/>
      <w:bookmarkStart w:id="646" w:name="_Toc527117790"/>
      <w:bookmarkStart w:id="647" w:name="_Toc527620317"/>
      <w:bookmarkStart w:id="648" w:name="_Toc529974559"/>
      <w:bookmarkStart w:id="649" w:name="_Toc510784333"/>
      <w:bookmarkStart w:id="650" w:name="_Toc510785482"/>
      <w:bookmarkStart w:id="651" w:name="_Toc513198125"/>
      <w:bookmarkStart w:id="652" w:name="_Toc515440377"/>
      <w:bookmarkStart w:id="653" w:name="_Toc517858894"/>
      <w:bookmarkStart w:id="654" w:name="_Toc519859134"/>
      <w:bookmarkStart w:id="655" w:name="_Toc521495178"/>
      <w:bookmarkStart w:id="656" w:name="_Toc527117791"/>
      <w:bookmarkStart w:id="657" w:name="_Toc527620318"/>
      <w:bookmarkStart w:id="658" w:name="_Toc529974560"/>
      <w:bookmarkStart w:id="659" w:name="_Toc510785483"/>
      <w:bookmarkStart w:id="660" w:name="_Toc510784334"/>
      <w:bookmarkStart w:id="661" w:name="_Toc513198126"/>
      <w:bookmarkStart w:id="662" w:name="_Toc515440378"/>
      <w:bookmarkStart w:id="663" w:name="_Toc517858895"/>
      <w:bookmarkStart w:id="664" w:name="_Toc519859135"/>
      <w:bookmarkStart w:id="665" w:name="_Toc521495179"/>
      <w:bookmarkStart w:id="666" w:name="_Toc527117792"/>
      <w:bookmarkStart w:id="667" w:name="_Toc527620319"/>
      <w:bookmarkStart w:id="668" w:name="_Toc529974561"/>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669" w:name="_Toc510784336"/>
      <w:bookmarkStart w:id="670" w:name="_Toc510785485"/>
      <w:bookmarkStart w:id="671" w:name="_Toc513198128"/>
      <w:bookmarkStart w:id="672" w:name="_Toc515440380"/>
      <w:bookmarkStart w:id="673" w:name="_Toc517858897"/>
      <w:bookmarkStart w:id="674" w:name="_Toc519859137"/>
      <w:bookmarkStart w:id="675" w:name="_Toc521495181"/>
      <w:bookmarkStart w:id="676" w:name="_Toc527117794"/>
      <w:bookmarkStart w:id="677" w:name="_Toc527620321"/>
      <w:bookmarkStart w:id="678" w:name="_Toc529974563"/>
      <w:bookmarkStart w:id="679" w:name="_Toc510785486"/>
      <w:bookmarkStart w:id="680" w:name="_Toc510784337"/>
      <w:bookmarkStart w:id="681" w:name="_Toc513198129"/>
      <w:bookmarkStart w:id="682" w:name="_Toc515440381"/>
      <w:bookmarkStart w:id="683" w:name="_Toc517858898"/>
      <w:bookmarkStart w:id="684" w:name="_Toc519859138"/>
      <w:bookmarkStart w:id="685" w:name="_Toc521495182"/>
      <w:bookmarkStart w:id="686" w:name="_Toc527117795"/>
      <w:bookmarkStart w:id="687" w:name="_Toc527620322"/>
      <w:bookmarkStart w:id="688" w:name="_Toc529974564"/>
      <w:bookmarkStart w:id="689" w:name="_Toc510784338"/>
      <w:bookmarkStart w:id="690" w:name="_Toc510785487"/>
      <w:bookmarkStart w:id="691" w:name="_Toc513198130"/>
      <w:bookmarkStart w:id="692" w:name="_Toc515440382"/>
      <w:bookmarkStart w:id="693" w:name="_Toc517858899"/>
      <w:bookmarkStart w:id="694" w:name="_Toc519859139"/>
      <w:bookmarkStart w:id="695" w:name="_Toc521495183"/>
      <w:bookmarkStart w:id="696" w:name="_Toc527117796"/>
      <w:bookmarkStart w:id="697" w:name="_Toc527620323"/>
      <w:bookmarkStart w:id="698" w:name="_Toc529974565"/>
      <w:bookmarkStart w:id="699" w:name="_Toc510785488"/>
      <w:bookmarkStart w:id="700" w:name="_Toc510784339"/>
      <w:bookmarkStart w:id="701" w:name="_Toc513198131"/>
      <w:bookmarkStart w:id="702" w:name="_Toc515440383"/>
      <w:bookmarkStart w:id="703" w:name="_Toc517858900"/>
      <w:bookmarkStart w:id="704" w:name="_Toc519859140"/>
      <w:bookmarkStart w:id="705" w:name="_Toc521495184"/>
      <w:bookmarkStart w:id="706" w:name="_Toc527117797"/>
      <w:bookmarkStart w:id="707" w:name="_Toc527620324"/>
      <w:bookmarkStart w:id="708" w:name="_Toc529974566"/>
      <w:bookmarkStart w:id="709" w:name="_Toc439685309"/>
      <w:bookmarkStart w:id="710" w:name="_Toc170072424"/>
      <w:bookmarkStart w:id="711" w:name="_Toc162435403"/>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r w:rsidRPr="000F0F0F">
        <w:rPr>
          <w:lang w:eastAsia="en-US"/>
        </w:rPr>
        <w:t>Dataset</w:t>
      </w:r>
      <w:bookmarkEnd w:id="709"/>
      <w:bookmarkEnd w:id="710"/>
      <w:bookmarkEnd w:id="711"/>
    </w:p>
    <w:p w14:paraId="0619802C" w14:textId="31D71E9E"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712" w:name="_Toc225648341"/>
      <w:bookmarkStart w:id="713" w:name="_Toc225648342"/>
      <w:bookmarkStart w:id="714" w:name="_Toc439685310"/>
      <w:bookmarkStart w:id="715" w:name="_Toc170072425"/>
      <w:bookmarkStart w:id="716" w:name="_Toc162435404"/>
      <w:r w:rsidRPr="000F0F0F">
        <w:rPr>
          <w:lang w:eastAsia="en-US"/>
        </w:rPr>
        <w:t>Datasets</w:t>
      </w:r>
      <w:bookmarkEnd w:id="712"/>
      <w:bookmarkEnd w:id="713"/>
      <w:bookmarkEnd w:id="714"/>
      <w:bookmarkEnd w:id="715"/>
      <w:bookmarkEnd w:id="716"/>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D02B5">
      <w:pPr>
        <w:numPr>
          <w:ilvl w:val="0"/>
          <w:numId w:val="17"/>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32C12A1D" w:rsidR="00E73EDF" w:rsidRDefault="007653F1" w:rsidP="001D02B5">
      <w:pPr>
        <w:numPr>
          <w:ilvl w:val="0"/>
          <w:numId w:val="17"/>
        </w:numPr>
        <w:autoSpaceDE w:val="0"/>
        <w:autoSpaceDN w:val="0"/>
        <w:adjustRightInd w:val="0"/>
        <w:spacing w:after="120" w:line="240" w:lineRule="auto"/>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1730B6F9" w14:textId="0288CDE9" w:rsidR="00DE27D7" w:rsidRPr="00DE27D7" w:rsidRDefault="00DE27D7" w:rsidP="00DE27D7">
      <w:pPr>
        <w:autoSpaceDE w:val="0"/>
        <w:autoSpaceDN w:val="0"/>
        <w:adjustRightInd w:val="0"/>
        <w:spacing w:after="120" w:line="240" w:lineRule="auto"/>
        <w:rPr>
          <w:rFonts w:eastAsia="Times New Roman" w:cs="Arial"/>
          <w:lang w:eastAsia="en-US"/>
        </w:rPr>
      </w:pPr>
      <w:r w:rsidRPr="00DE27D7">
        <w:rPr>
          <w:rFonts w:eastAsia="Times New Roman" w:cs="Arial"/>
          <w:lang w:eastAsia="en-US"/>
        </w:rPr>
        <w:t>”</w:t>
      </w:r>
      <w:r>
        <w:rPr>
          <w:rFonts w:eastAsia="Times New Roman" w:cs="Arial"/>
          <w:lang w:eastAsia="en-US"/>
        </w:rPr>
        <w:t>F</w:t>
      </w:r>
      <w:r w:rsidRPr="00DE27D7">
        <w:rPr>
          <w:rFonts w:eastAsia="Times New Roman" w:cs="Arial"/>
          <w:lang w:eastAsia="en-US"/>
        </w:rPr>
        <w:t xml:space="preserve">ile-less” management </w:t>
      </w:r>
      <w:r>
        <w:rPr>
          <w:rFonts w:eastAsia="Times New Roman" w:cs="Arial"/>
          <w:lang w:eastAsia="en-US"/>
        </w:rPr>
        <w:t>of p</w:t>
      </w:r>
      <w:r w:rsidRPr="00DE27D7">
        <w:rPr>
          <w:rFonts w:eastAsia="Times New Roman" w:cs="Arial"/>
          <w:lang w:eastAsia="en-US"/>
        </w:rPr>
        <w:t xml:space="preserve">ublished S-101 base datasets and their textual or pictorial </w:t>
      </w:r>
      <w:ins w:id="717" w:author="Jeff Wootton" w:date="2024-06-24T14:21:00Z" w16du:dateUtc="2024-06-24T12:21:00Z">
        <w:r w:rsidR="00833E10">
          <w:rPr>
            <w:rFonts w:eastAsia="Times New Roman" w:cs="Arial"/>
            <w:lang w:eastAsia="en-US"/>
          </w:rPr>
          <w:t xml:space="preserve">ENC </w:t>
        </w:r>
      </w:ins>
      <w:r w:rsidRPr="00DE27D7">
        <w:rPr>
          <w:rFonts w:eastAsia="Times New Roman" w:cs="Arial"/>
          <w:lang w:eastAsia="en-US"/>
        </w:rPr>
        <w:t xml:space="preserve">support files </w:t>
      </w:r>
      <w:del w:id="718" w:author="Jeff Wootton" w:date="2024-06-24T14:21:00Z" w16du:dateUtc="2024-06-24T12:21:00Z">
        <w:r w:rsidRPr="00DE27D7">
          <w:rPr>
            <w:rFonts w:eastAsia="Times New Roman" w:cs="Arial"/>
            <w:lang w:eastAsia="en-US"/>
          </w:rPr>
          <w:delText xml:space="preserve">(including cancellations and deletions) </w:delText>
        </w:r>
      </w:del>
      <w:r w:rsidR="008F17DE" w:rsidRPr="00DE27D7">
        <w:rPr>
          <w:rFonts w:eastAsia="Times New Roman" w:cs="Arial"/>
          <w:lang w:eastAsia="en-US"/>
        </w:rPr>
        <w:t xml:space="preserve">is not allowed for this </w:t>
      </w:r>
      <w:r w:rsidR="008F17DE">
        <w:rPr>
          <w:rFonts w:eastAsia="Times New Roman" w:cs="Arial"/>
          <w:lang w:eastAsia="en-US"/>
        </w:rPr>
        <w:t>E</w:t>
      </w:r>
      <w:r w:rsidR="008F17DE" w:rsidRPr="00DE27D7">
        <w:rPr>
          <w:rFonts w:eastAsia="Times New Roman" w:cs="Arial"/>
          <w:lang w:eastAsia="en-US"/>
        </w:rPr>
        <w:t>dition of S-101</w:t>
      </w:r>
      <w:ins w:id="719" w:author="Jeff Wootton" w:date="2024-06-24T14:21:00Z" w16du:dateUtc="2024-06-24T12:21:00Z">
        <w:r w:rsidR="008F17DE">
          <w:rPr>
            <w:rFonts w:eastAsia="Times New Roman" w:cs="Arial"/>
            <w:lang w:eastAsia="en-US"/>
          </w:rPr>
          <w:t>, with the exception of</w:t>
        </w:r>
        <w:r w:rsidR="008F17DE" w:rsidRPr="00DE27D7">
          <w:rPr>
            <w:rFonts w:eastAsia="Times New Roman" w:cs="Arial"/>
            <w:lang w:eastAsia="en-US"/>
          </w:rPr>
          <w:t xml:space="preserve"> </w:t>
        </w:r>
        <w:r w:rsidR="008F17DE">
          <w:rPr>
            <w:rFonts w:eastAsia="Times New Roman" w:cs="Arial"/>
            <w:lang w:eastAsia="en-US"/>
          </w:rPr>
          <w:t>ENC support file</w:t>
        </w:r>
        <w:r w:rsidRPr="00DE27D7">
          <w:rPr>
            <w:rFonts w:eastAsia="Times New Roman" w:cs="Arial"/>
            <w:lang w:eastAsia="en-US"/>
          </w:rPr>
          <w:t xml:space="preserve"> deletions </w:t>
        </w:r>
        <w:r w:rsidR="00DF0724">
          <w:rPr>
            <w:rFonts w:eastAsia="Times New Roman" w:cs="Arial"/>
            <w:lang w:eastAsia="en-US"/>
          </w:rPr>
          <w:t>or metadata “supportedResource” updates</w:t>
        </w:r>
        <w:r w:rsidRPr="00DE27D7">
          <w:rPr>
            <w:rFonts w:eastAsia="Times New Roman" w:cs="Arial"/>
            <w:lang w:eastAsia="en-US"/>
          </w:rPr>
          <w:t>.</w:t>
        </w:r>
      </w:ins>
      <w:r w:rsidRPr="00DE27D7">
        <w:rPr>
          <w:rFonts w:eastAsia="Times New Roman" w:cs="Arial"/>
          <w:lang w:eastAsia="en-US"/>
        </w:rPr>
        <w:t xml:space="preserve"> That is</w:t>
      </w:r>
      <w:r>
        <w:rPr>
          <w:rFonts w:eastAsia="Times New Roman" w:cs="Arial"/>
          <w:lang w:eastAsia="en-US"/>
        </w:rPr>
        <w:t xml:space="preserve">, </w:t>
      </w:r>
      <w:r w:rsidRPr="00DE27D7">
        <w:rPr>
          <w:rFonts w:eastAsia="Times New Roman" w:cs="Arial"/>
          <w:lang w:eastAsia="en-US"/>
        </w:rPr>
        <w:t xml:space="preserve">producing </w:t>
      </w:r>
      <w:r>
        <w:rPr>
          <w:rFonts w:eastAsia="Times New Roman" w:cs="Arial"/>
          <w:lang w:eastAsia="en-US"/>
        </w:rPr>
        <w:t>a</w:t>
      </w:r>
      <w:r w:rsidRPr="00DE27D7">
        <w:rPr>
          <w:rFonts w:eastAsia="Times New Roman" w:cs="Arial"/>
          <w:lang w:eastAsia="en-US"/>
        </w:rPr>
        <w:t xml:space="preserve"> S-100 Exchange Set which only includes the mandatory “</w:t>
      </w:r>
      <w:del w:id="720" w:author="Jeff Wootton" w:date="2024-06-24T14:21:00Z" w16du:dateUtc="2024-06-24T12:21:00Z">
        <w:r w:rsidRPr="00DE27D7">
          <w:rPr>
            <w:rFonts w:eastAsia="Times New Roman" w:cs="Arial"/>
            <w:lang w:eastAsia="en-US"/>
          </w:rPr>
          <w:delText>Catalog.xml</w:delText>
        </w:r>
      </w:del>
      <w:ins w:id="721" w:author="Jeff Wootton" w:date="2024-06-24T14:21:00Z" w16du:dateUtc="2024-06-24T12:21:00Z">
        <w:r w:rsidR="00833E10">
          <w:rPr>
            <w:rFonts w:eastAsia="Times New Roman" w:cs="Arial"/>
            <w:lang w:eastAsia="en-US"/>
          </w:rPr>
          <w:t>CATALOG.XML</w:t>
        </w:r>
      </w:ins>
      <w:r w:rsidRPr="00DE27D7">
        <w:rPr>
          <w:rFonts w:eastAsia="Times New Roman" w:cs="Arial"/>
          <w:lang w:eastAsia="en-US"/>
        </w:rPr>
        <w:t xml:space="preserve">” file with the dataset and/or </w:t>
      </w:r>
      <w:ins w:id="722" w:author="Jeff Wootton" w:date="2024-06-24T14:21:00Z" w16du:dateUtc="2024-06-24T12:21:00Z">
        <w:r w:rsidR="00833E10">
          <w:rPr>
            <w:rFonts w:eastAsia="Times New Roman" w:cs="Arial"/>
            <w:lang w:eastAsia="en-US"/>
          </w:rPr>
          <w:t xml:space="preserve">ENC </w:t>
        </w:r>
      </w:ins>
      <w:del w:id="723" w:author="Jeff Wootton" w:date="2024-06-25T08:01:00Z" w16du:dateUtc="2024-06-25T06:01:00Z">
        <w:r w:rsidRPr="00DE27D7" w:rsidDel="00D36252">
          <w:rPr>
            <w:rFonts w:eastAsia="Times New Roman" w:cs="Arial"/>
            <w:lang w:eastAsia="en-US"/>
          </w:rPr>
          <w:delText xml:space="preserve">support </w:delText>
        </w:r>
      </w:del>
      <w:ins w:id="724" w:author="Jeff Wootton" w:date="2024-06-25T08:01:00Z" w16du:dateUtc="2024-06-25T06:01:00Z">
        <w:r w:rsidR="00D36252">
          <w:rPr>
            <w:rFonts w:eastAsia="Times New Roman" w:cs="Arial"/>
            <w:lang w:eastAsia="en-US"/>
          </w:rPr>
          <w:t>S</w:t>
        </w:r>
        <w:r w:rsidR="00D36252" w:rsidRPr="00DE27D7">
          <w:rPr>
            <w:rFonts w:eastAsia="Times New Roman" w:cs="Arial"/>
            <w:lang w:eastAsia="en-US"/>
          </w:rPr>
          <w:t xml:space="preserve">upport </w:t>
        </w:r>
      </w:ins>
      <w:del w:id="725" w:author="Jeff Wootton" w:date="2024-06-25T08:01:00Z" w16du:dateUtc="2024-06-25T06:01:00Z">
        <w:r w:rsidRPr="00DE27D7" w:rsidDel="00D36252">
          <w:rPr>
            <w:rFonts w:eastAsia="Times New Roman" w:cs="Arial"/>
            <w:lang w:eastAsia="en-US"/>
          </w:rPr>
          <w:delText xml:space="preserve">file </w:delText>
        </w:r>
      </w:del>
      <w:ins w:id="726" w:author="Jeff Wootton" w:date="2024-06-25T08:01:00Z" w16du:dateUtc="2024-06-25T06:01:00Z">
        <w:r w:rsidR="00D36252">
          <w:rPr>
            <w:rFonts w:eastAsia="Times New Roman" w:cs="Arial"/>
            <w:lang w:eastAsia="en-US"/>
          </w:rPr>
          <w:t>F</w:t>
        </w:r>
        <w:r w:rsidR="00D36252" w:rsidRPr="00DE27D7">
          <w:rPr>
            <w:rFonts w:eastAsia="Times New Roman" w:cs="Arial"/>
            <w:lang w:eastAsia="en-US"/>
          </w:rPr>
          <w:t xml:space="preserve">ile </w:t>
        </w:r>
      </w:ins>
      <w:del w:id="727" w:author="Jeff Wootton" w:date="2024-06-25T08:01:00Z" w16du:dateUtc="2024-06-25T06:01:00Z">
        <w:r w:rsidRPr="00DE27D7" w:rsidDel="00D36252">
          <w:rPr>
            <w:rFonts w:eastAsia="Times New Roman" w:cs="Arial"/>
            <w:lang w:eastAsia="en-US"/>
          </w:rPr>
          <w:delText xml:space="preserve">discovery </w:delText>
        </w:r>
      </w:del>
      <w:ins w:id="728" w:author="Jeff Wootton" w:date="2024-06-25T08:01:00Z" w16du:dateUtc="2024-06-25T06:01:00Z">
        <w:r w:rsidR="00D36252">
          <w:rPr>
            <w:rFonts w:eastAsia="Times New Roman" w:cs="Arial"/>
            <w:lang w:eastAsia="en-US"/>
          </w:rPr>
          <w:t>D</w:t>
        </w:r>
        <w:r w:rsidR="00D36252" w:rsidRPr="00DE27D7">
          <w:rPr>
            <w:rFonts w:eastAsia="Times New Roman" w:cs="Arial"/>
            <w:lang w:eastAsia="en-US"/>
          </w:rPr>
          <w:t xml:space="preserve">iscovery </w:t>
        </w:r>
      </w:ins>
      <w:del w:id="729" w:author="Jeff Wootton" w:date="2024-06-25T08:01:00Z" w16du:dateUtc="2024-06-25T06:01:00Z">
        <w:r w:rsidRPr="00DE27D7" w:rsidDel="00D36252">
          <w:rPr>
            <w:rFonts w:eastAsia="Times New Roman" w:cs="Arial"/>
            <w:lang w:eastAsia="en-US"/>
          </w:rPr>
          <w:delText xml:space="preserve">metadata </w:delText>
        </w:r>
      </w:del>
      <w:ins w:id="730" w:author="Jeff Wootton" w:date="2024-06-25T08:01:00Z" w16du:dateUtc="2024-06-25T06:01:00Z">
        <w:r w:rsidR="00D36252">
          <w:rPr>
            <w:rFonts w:eastAsia="Times New Roman" w:cs="Arial"/>
            <w:lang w:eastAsia="en-US"/>
          </w:rPr>
          <w:t>M</w:t>
        </w:r>
        <w:r w:rsidR="00D36252" w:rsidRPr="00DE27D7">
          <w:rPr>
            <w:rFonts w:eastAsia="Times New Roman" w:cs="Arial"/>
            <w:lang w:eastAsia="en-US"/>
          </w:rPr>
          <w:t xml:space="preserve">etadata </w:t>
        </w:r>
      </w:ins>
      <w:r w:rsidRPr="00DE27D7">
        <w:rPr>
          <w:rFonts w:eastAsia="Times New Roman" w:cs="Arial"/>
          <w:lang w:eastAsia="en-US"/>
        </w:rPr>
        <w:t xml:space="preserve">without including the appropriate dataset, </w:t>
      </w:r>
      <w:ins w:id="731" w:author="Jeff Wootton" w:date="2024-06-24T14:21:00Z" w16du:dateUtc="2024-06-24T12:21:00Z">
        <w:r w:rsidR="00C52566">
          <w:rPr>
            <w:rFonts w:eastAsia="Times New Roman" w:cs="Arial"/>
            <w:lang w:eastAsia="en-US"/>
          </w:rPr>
          <w:t xml:space="preserve">dataset </w:t>
        </w:r>
      </w:ins>
      <w:r w:rsidRPr="00DE27D7">
        <w:rPr>
          <w:rFonts w:eastAsia="Times New Roman" w:cs="Arial"/>
          <w:lang w:eastAsia="en-US"/>
        </w:rPr>
        <w:t xml:space="preserve">update or </w:t>
      </w:r>
      <w:ins w:id="732" w:author="Jeff Wootton" w:date="2024-06-24T14:21:00Z" w16du:dateUtc="2024-06-24T12:21:00Z">
        <w:r w:rsidR="00833E10">
          <w:rPr>
            <w:rFonts w:eastAsia="Times New Roman" w:cs="Arial"/>
            <w:lang w:eastAsia="en-US"/>
          </w:rPr>
          <w:t xml:space="preserve">ENC </w:t>
        </w:r>
      </w:ins>
      <w:r w:rsidRPr="00DE27D7">
        <w:rPr>
          <w:rFonts w:eastAsia="Times New Roman" w:cs="Arial"/>
          <w:lang w:eastAsia="en-US"/>
        </w:rPr>
        <w:t>support file in</w:t>
      </w:r>
      <w:r>
        <w:rPr>
          <w:rFonts w:eastAsia="Times New Roman" w:cs="Arial"/>
          <w:lang w:eastAsia="en-US"/>
        </w:rPr>
        <w:t xml:space="preserve"> </w:t>
      </w:r>
      <w:r w:rsidRPr="00DE27D7">
        <w:rPr>
          <w:rFonts w:eastAsia="Times New Roman" w:cs="Arial"/>
          <w:lang w:eastAsia="en-US"/>
        </w:rPr>
        <w:t>the S-100 Exchange Set is not allowed</w:t>
      </w:r>
      <w:ins w:id="733" w:author="Jeff Wootton" w:date="2024-06-24T14:21:00Z" w16du:dateUtc="2024-06-24T12:21:00Z">
        <w:r w:rsidR="008B6711">
          <w:rPr>
            <w:rFonts w:eastAsia="Times New Roman" w:cs="Arial"/>
            <w:lang w:eastAsia="en-US"/>
          </w:rPr>
          <w:t xml:space="preserve"> other than for the above exception</w:t>
        </w:r>
      </w:ins>
      <w:r w:rsidRPr="00DE27D7">
        <w:rPr>
          <w:rFonts w:eastAsia="Times New Roman" w:cs="Arial"/>
          <w:lang w:eastAsia="en-US"/>
        </w:rPr>
        <w:t>.</w:t>
      </w:r>
    </w:p>
    <w:p w14:paraId="623685BB" w14:textId="4973C3D1"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734" w:name="_Toc510785491"/>
      <w:bookmarkStart w:id="735" w:name="_Toc510784342"/>
      <w:bookmarkStart w:id="736" w:name="_Toc225065200"/>
      <w:bookmarkStart w:id="737" w:name="_Toc439685311"/>
      <w:bookmarkStart w:id="738" w:name="_Toc225648343"/>
      <w:bookmarkStart w:id="739" w:name="_Toc170072426"/>
      <w:bookmarkStart w:id="740" w:name="_Toc162435405"/>
      <w:bookmarkEnd w:id="734"/>
      <w:bookmarkEnd w:id="735"/>
      <w:r w:rsidRPr="000F0F0F">
        <w:rPr>
          <w:lang w:eastAsia="en-US"/>
        </w:rPr>
        <w:t>Dataset file naming</w:t>
      </w:r>
      <w:bookmarkEnd w:id="736"/>
      <w:bookmarkEnd w:id="737"/>
      <w:bookmarkEnd w:id="738"/>
      <w:bookmarkEnd w:id="739"/>
      <w:bookmarkEnd w:id="740"/>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lastRenderedPageBreak/>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1D02B5">
      <w:pPr>
        <w:numPr>
          <w:ilvl w:val="0"/>
          <w:numId w:val="18"/>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1D02B5">
      <w:pPr>
        <w:numPr>
          <w:ilvl w:val="0"/>
          <w:numId w:val="18"/>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741" w:name="_Toc510785493"/>
      <w:bookmarkStart w:id="742" w:name="_Toc510784344"/>
      <w:bookmarkStart w:id="743" w:name="_Toc513198135"/>
      <w:bookmarkStart w:id="744" w:name="_Toc515440387"/>
      <w:bookmarkStart w:id="745" w:name="_Toc517858904"/>
      <w:bookmarkStart w:id="746" w:name="_Toc519859144"/>
      <w:bookmarkStart w:id="747" w:name="_Toc521495188"/>
      <w:bookmarkStart w:id="748" w:name="_Toc527117801"/>
      <w:bookmarkStart w:id="749" w:name="_Toc527620328"/>
      <w:bookmarkStart w:id="750" w:name="_Toc529974570"/>
      <w:bookmarkStart w:id="751" w:name="_Toc510784345"/>
      <w:bookmarkStart w:id="752" w:name="_Toc510785494"/>
      <w:bookmarkStart w:id="753" w:name="_Toc513198136"/>
      <w:bookmarkStart w:id="754" w:name="_Toc515440388"/>
      <w:bookmarkStart w:id="755" w:name="_Toc517858905"/>
      <w:bookmarkStart w:id="756" w:name="_Toc519859145"/>
      <w:bookmarkStart w:id="757" w:name="_Toc521495189"/>
      <w:bookmarkStart w:id="758" w:name="_Toc527117802"/>
      <w:bookmarkStart w:id="759" w:name="_Toc527620329"/>
      <w:bookmarkStart w:id="760" w:name="_Toc529974571"/>
      <w:bookmarkStart w:id="761" w:name="_Toc439685312"/>
      <w:bookmarkStart w:id="762" w:name="_Toc170072427"/>
      <w:bookmarkStart w:id="763" w:name="_Toc162435406"/>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761"/>
      <w:bookmarkEnd w:id="762"/>
      <w:bookmarkEnd w:id="763"/>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Default="007653F1" w:rsidP="00B303E4">
      <w:pPr>
        <w:pStyle w:val="Heading2"/>
        <w:tabs>
          <w:tab w:val="clear" w:pos="540"/>
        </w:tabs>
        <w:spacing w:before="120" w:after="200" w:line="240" w:lineRule="auto"/>
        <w:ind w:left="709" w:hanging="709"/>
        <w:rPr>
          <w:lang w:eastAsia="en-US"/>
        </w:rPr>
      </w:pPr>
      <w:bookmarkStart w:id="764" w:name="_Toc439685313"/>
      <w:bookmarkStart w:id="765" w:name="_Toc170072428"/>
      <w:bookmarkStart w:id="766" w:name="_Toc162435407"/>
      <w:r w:rsidRPr="00EE1D62">
        <w:rPr>
          <w:lang w:eastAsia="en-US"/>
        </w:rPr>
        <w:t xml:space="preserve">Support </w:t>
      </w:r>
      <w:r w:rsidR="00EB36AC">
        <w:rPr>
          <w:lang w:eastAsia="en-US"/>
        </w:rPr>
        <w:t>f</w:t>
      </w:r>
      <w:r w:rsidRPr="00EE1D62">
        <w:rPr>
          <w:lang w:eastAsia="en-US"/>
        </w:rPr>
        <w:t>iles</w:t>
      </w:r>
      <w:bookmarkEnd w:id="764"/>
      <w:bookmarkEnd w:id="765"/>
      <w:bookmarkEnd w:id="766"/>
    </w:p>
    <w:p w14:paraId="5C7AD416" w14:textId="2193B5B5" w:rsidR="00C52566" w:rsidRPr="000F0F0F" w:rsidRDefault="007653F1" w:rsidP="00C52566">
      <w:pPr>
        <w:pStyle w:val="Heading3"/>
        <w:tabs>
          <w:tab w:val="clear" w:pos="660"/>
          <w:tab w:val="clear" w:pos="880"/>
          <w:tab w:val="left" w:pos="851"/>
        </w:tabs>
        <w:spacing w:before="120" w:after="120" w:line="240" w:lineRule="auto"/>
        <w:ind w:left="851" w:hanging="851"/>
        <w:jc w:val="both"/>
        <w:rPr>
          <w:ins w:id="767" w:author="Jeff Wootton" w:date="2024-06-24T14:21:00Z" w16du:dateUtc="2024-06-24T12:21:00Z"/>
        </w:rPr>
      </w:pPr>
      <w:bookmarkStart w:id="768" w:name="_Toc170072429"/>
      <w:del w:id="769" w:author="Jeff Wootton" w:date="2024-06-24T14:21:00Z" w16du:dateUtc="2024-06-24T12:21:00Z">
        <w:r w:rsidRPr="00EE1D62">
          <w:delText>Dataset</w:delText>
        </w:r>
      </w:del>
      <w:ins w:id="770" w:author="Jeff Wootton" w:date="2024-06-24T14:21:00Z" w16du:dateUtc="2024-06-24T12:21:00Z">
        <w:r w:rsidR="00C52566">
          <w:t xml:space="preserve">ENC </w:t>
        </w:r>
        <w:r w:rsidR="00933620">
          <w:t>support</w:t>
        </w:r>
        <w:r w:rsidR="00C52566">
          <w:t xml:space="preserve"> files</w:t>
        </w:r>
        <w:bookmarkEnd w:id="768"/>
      </w:ins>
    </w:p>
    <w:p w14:paraId="6E51F62E" w14:textId="00F47871" w:rsidR="00E73EDF" w:rsidRPr="00EE1D62" w:rsidRDefault="00C52566"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ins w:id="771" w:author="Jeff Wootton" w:date="2024-06-24T14:21:00Z" w16du:dateUtc="2024-06-24T12:21:00Z">
        <w:r>
          <w:t>ENC</w:t>
        </w:r>
      </w:ins>
      <w:r>
        <w:t xml:space="preserve"> </w:t>
      </w:r>
      <w:r w:rsidR="007653F1" w:rsidRPr="00EE1D62">
        <w:t xml:space="preserve">support files offer supplementary information that can be included in an ENC </w:t>
      </w:r>
      <w:r w:rsidR="00EB36AC">
        <w:t>E</w:t>
      </w:r>
      <w:r w:rsidR="007653F1" w:rsidRPr="00EE1D62">
        <w:t xml:space="preserve">xchange </w:t>
      </w:r>
      <w:r w:rsidR="00EB36AC">
        <w:t>S</w:t>
      </w:r>
      <w:r w:rsidR="007653F1" w:rsidRPr="00EE1D62">
        <w:t xml:space="preserve">et. </w:t>
      </w:r>
    </w:p>
    <w:p w14:paraId="595E22EB" w14:textId="3AAEA71D" w:rsidR="00E73EDF" w:rsidRPr="00EE1D62" w:rsidRDefault="007653F1" w:rsidP="001D02B5">
      <w:pPr>
        <w:pStyle w:val="ListParagraph1"/>
        <w:numPr>
          <w:ilvl w:val="0"/>
          <w:numId w:val="19"/>
        </w:numPr>
        <w:tabs>
          <w:tab w:val="left" w:pos="373"/>
          <w:tab w:val="left" w:pos="1167"/>
        </w:tabs>
        <w:spacing w:after="60" w:line="240" w:lineRule="auto"/>
        <w:ind w:left="567" w:hanging="283"/>
      </w:pPr>
      <w:r w:rsidRPr="00EE1D62">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w:t>
      </w:r>
      <w:del w:id="772" w:author="Jeff Wootton" w:date="2024-06-24T14:21:00Z" w16du:dateUtc="2024-06-24T12:21:00Z">
        <w:r w:rsidRPr="00EE1D62">
          <w:delText xml:space="preserve"> Extensible mark-up language (XML) supports UTF-8 character encoding</w:delText>
        </w:r>
        <w:r w:rsidR="00B658F6" w:rsidRPr="00EE1D62">
          <w:delText xml:space="preserve">. </w:delText>
        </w:r>
        <w:r w:rsidRPr="00EE1D62">
          <w:rPr>
            <w:b/>
          </w:rPr>
          <w:delText>(TXT)</w:delText>
        </w:r>
        <w:r w:rsidRPr="00EE1D62">
          <w:delText>,</w:delText>
        </w:r>
        <w:r w:rsidRPr="00EE1D62">
          <w:rPr>
            <w:b/>
          </w:rPr>
          <w:delText xml:space="preserve"> (XML)</w:delText>
        </w:r>
        <w:r w:rsidRPr="00EE1D62">
          <w:delText>,</w:delText>
        </w:r>
        <w:r w:rsidRPr="00EE1D62">
          <w:rPr>
            <w:b/>
          </w:rPr>
          <w:delText xml:space="preserve"> (HTM)</w:delText>
        </w:r>
        <w:r w:rsidRPr="00EE1D62">
          <w:delText>.</w:delText>
        </w:r>
      </w:del>
    </w:p>
    <w:p w14:paraId="2761394A" w14:textId="777A6957" w:rsidR="00E73EDF" w:rsidRPr="00B303E4" w:rsidRDefault="007653F1" w:rsidP="001D02B5">
      <w:pPr>
        <w:pStyle w:val="ListParagraph1"/>
        <w:numPr>
          <w:ilvl w:val="0"/>
          <w:numId w:val="19"/>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594DCC84"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w:t>
      </w:r>
      <w:del w:id="773" w:author="Jeff Wootton" w:date="2024-06-24T14:21:00Z" w16du:dateUtc="2024-06-24T12:21:00Z">
        <w:r w:rsidRPr="00190CF4">
          <w:delText>Support</w:delText>
        </w:r>
      </w:del>
      <w:ins w:id="774" w:author="Jeff Wootton" w:date="2024-06-24T14:21:00Z" w16du:dateUtc="2024-06-24T12:21:00Z">
        <w:r w:rsidR="00C52566">
          <w:t>ENC s</w:t>
        </w:r>
        <w:r w:rsidR="00C52566" w:rsidRPr="00190CF4">
          <w:t>upport</w:t>
        </w:r>
      </w:ins>
      <w:r w:rsidR="00C52566" w:rsidRPr="00190CF4">
        <w:t xml:space="preserve"> </w:t>
      </w:r>
      <w:r w:rsidRPr="00190CF4">
        <w:t>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59A600C" w14:textId="77777777" w:rsidTr="00190CF4">
        <w:trPr>
          <w:cantSplit/>
          <w:jc w:val="center"/>
          <w:del w:id="775" w:author="Jeff Wootton" w:date="2024-06-24T14:21:00Z"/>
        </w:trPr>
        <w:tc>
          <w:tcPr>
            <w:tcW w:w="1493" w:type="dxa"/>
          </w:tcPr>
          <w:p w14:paraId="18ABBAA6" w14:textId="77777777" w:rsidR="00E73EDF" w:rsidRPr="00EE1D62" w:rsidRDefault="00E73EDF" w:rsidP="00C128E3">
            <w:pPr>
              <w:pStyle w:val="NormalWeb"/>
              <w:spacing w:before="60" w:beforeAutospacing="0" w:after="60" w:afterAutospacing="0"/>
              <w:jc w:val="both"/>
              <w:rPr>
                <w:del w:id="776" w:author="Jeff Wootton" w:date="2024-06-24T14:21:00Z" w16du:dateUtc="2024-06-24T12:21:00Z"/>
                <w:rFonts w:ascii="Arial" w:hAnsi="Arial" w:cs="Arial"/>
                <w:b/>
                <w:sz w:val="18"/>
                <w:szCs w:val="18"/>
              </w:rPr>
            </w:pPr>
          </w:p>
        </w:tc>
        <w:tc>
          <w:tcPr>
            <w:tcW w:w="1299" w:type="dxa"/>
          </w:tcPr>
          <w:p w14:paraId="0F242BDA" w14:textId="77777777" w:rsidR="00E73EDF" w:rsidRPr="00EE1D62" w:rsidRDefault="007653F1" w:rsidP="00C128E3">
            <w:pPr>
              <w:pStyle w:val="NormalWeb"/>
              <w:spacing w:before="60" w:beforeAutospacing="0" w:after="60" w:afterAutospacing="0"/>
              <w:jc w:val="both"/>
              <w:rPr>
                <w:del w:id="777" w:author="Jeff Wootton" w:date="2024-06-24T14:21:00Z" w16du:dateUtc="2024-06-24T12:21:00Z"/>
                <w:rFonts w:ascii="Arial" w:hAnsi="Arial" w:cs="Arial"/>
                <w:sz w:val="18"/>
                <w:szCs w:val="18"/>
              </w:rPr>
            </w:pPr>
            <w:del w:id="778" w:author="Jeff Wootton" w:date="2024-06-24T14:21:00Z" w16du:dateUtc="2024-06-24T12:21:00Z">
              <w:r w:rsidRPr="00EE1D62">
                <w:rPr>
                  <w:rFonts w:ascii="Arial" w:hAnsi="Arial" w:cs="Arial"/>
                  <w:sz w:val="18"/>
                  <w:szCs w:val="18"/>
                </w:rPr>
                <w:delText>HTM</w:delText>
              </w:r>
            </w:del>
          </w:p>
        </w:tc>
        <w:tc>
          <w:tcPr>
            <w:tcW w:w="5310" w:type="dxa"/>
          </w:tcPr>
          <w:p w14:paraId="79B310D9" w14:textId="77777777" w:rsidR="00E73EDF" w:rsidRPr="00EE1D62" w:rsidRDefault="007653F1" w:rsidP="00C128E3">
            <w:pPr>
              <w:pStyle w:val="NormalWeb"/>
              <w:spacing w:before="60" w:beforeAutospacing="0" w:after="60" w:afterAutospacing="0"/>
              <w:jc w:val="both"/>
              <w:rPr>
                <w:del w:id="779" w:author="Jeff Wootton" w:date="2024-06-24T14:21:00Z" w16du:dateUtc="2024-06-24T12:21:00Z"/>
                <w:rFonts w:ascii="Arial" w:hAnsi="Arial" w:cs="Arial"/>
                <w:sz w:val="18"/>
                <w:szCs w:val="18"/>
              </w:rPr>
            </w:pPr>
            <w:del w:id="780" w:author="Jeff Wootton" w:date="2024-06-24T14:21:00Z" w16du:dateUtc="2024-06-24T12:21:00Z">
              <w:r w:rsidRPr="00EE1D62">
                <w:rPr>
                  <w:rFonts w:ascii="Arial" w:hAnsi="Arial" w:cs="Arial"/>
                  <w:sz w:val="18"/>
                  <w:szCs w:val="18"/>
                </w:rPr>
                <w:delText xml:space="preserve">HTML files must only include inline or embedded Cascading Style Sheet (CSS) information and must not </w:delText>
              </w:r>
              <w:r w:rsidR="00FD51F4" w:rsidRPr="00EE1D62">
                <w:rPr>
                  <w:rFonts w:ascii="Arial" w:hAnsi="Arial" w:cs="Arial"/>
                  <w:sz w:val="18"/>
                  <w:szCs w:val="18"/>
                </w:rPr>
                <w:delText xml:space="preserve">contain </w:delText>
              </w:r>
              <w:r w:rsidRPr="00EE1D62">
                <w:rPr>
                  <w:rFonts w:ascii="Arial" w:hAnsi="Arial" w:cs="Arial"/>
                  <w:sz w:val="18"/>
                  <w:szCs w:val="18"/>
                </w:rPr>
                <w:delText>embed</w:delText>
              </w:r>
              <w:r w:rsidR="00FD51F4" w:rsidRPr="00EE1D62">
                <w:rPr>
                  <w:rFonts w:ascii="Arial" w:hAnsi="Arial" w:cs="Arial"/>
                  <w:sz w:val="18"/>
                  <w:szCs w:val="18"/>
                </w:rPr>
                <w:delText>ded</w:delText>
              </w:r>
              <w:r w:rsidRPr="00EE1D62">
                <w:rPr>
                  <w:rFonts w:ascii="Arial" w:hAnsi="Arial" w:cs="Arial"/>
                  <w:sz w:val="18"/>
                  <w:szCs w:val="18"/>
                </w:rPr>
                <w:delText xml:space="preserve"> Javascript or other dynamic content, </w:delText>
              </w:r>
              <w:r w:rsidRPr="00EE1D62">
                <w:rPr>
                  <w:rFonts w:ascii="Arial" w:eastAsiaTheme="minorEastAsia" w:hAnsi="Arial" w:cs="Arial"/>
                  <w:sz w:val="18"/>
                  <w:szCs w:val="18"/>
                  <w:lang w:eastAsia="ja-JP"/>
                </w:rPr>
                <w:delText>for example</w:delText>
              </w:r>
              <w:r w:rsidRPr="00EE1D62">
                <w:rPr>
                  <w:rFonts w:ascii="Arial" w:hAnsi="Arial" w:cs="Arial"/>
                  <w:sz w:val="18"/>
                  <w:szCs w:val="18"/>
                </w:rPr>
                <w:delText xml:space="preserve"> DHTML, Flash etc.</w:delText>
              </w:r>
            </w:del>
          </w:p>
        </w:tc>
      </w:tr>
      <w:tr w:rsidR="00EE1D62" w:rsidRPr="00EE1D62" w14:paraId="7E246582" w14:textId="77777777" w:rsidTr="00190CF4">
        <w:trPr>
          <w:cantSplit/>
          <w:jc w:val="center"/>
          <w:del w:id="781" w:author="Jeff Wootton" w:date="2024-06-24T14:21:00Z"/>
        </w:trPr>
        <w:tc>
          <w:tcPr>
            <w:tcW w:w="1493" w:type="dxa"/>
          </w:tcPr>
          <w:p w14:paraId="6E639914" w14:textId="77777777" w:rsidR="00E73EDF" w:rsidRPr="00EE1D62" w:rsidRDefault="00E73EDF" w:rsidP="00C128E3">
            <w:pPr>
              <w:pStyle w:val="NormalWeb"/>
              <w:spacing w:before="60" w:beforeAutospacing="0" w:after="60" w:afterAutospacing="0"/>
              <w:jc w:val="both"/>
              <w:rPr>
                <w:del w:id="782" w:author="Jeff Wootton" w:date="2024-06-24T14:21:00Z" w16du:dateUtc="2024-06-24T12:21:00Z"/>
                <w:rFonts w:ascii="Arial" w:hAnsi="Arial" w:cs="Arial"/>
                <w:b/>
                <w:sz w:val="18"/>
                <w:szCs w:val="18"/>
              </w:rPr>
            </w:pPr>
          </w:p>
        </w:tc>
        <w:tc>
          <w:tcPr>
            <w:tcW w:w="1299" w:type="dxa"/>
          </w:tcPr>
          <w:p w14:paraId="7DF4839B" w14:textId="77777777" w:rsidR="00E73EDF" w:rsidRPr="00EE1D62" w:rsidRDefault="007653F1" w:rsidP="00C128E3">
            <w:pPr>
              <w:pStyle w:val="NormalWeb"/>
              <w:spacing w:before="60" w:beforeAutospacing="0" w:after="60" w:afterAutospacing="0"/>
              <w:jc w:val="both"/>
              <w:rPr>
                <w:del w:id="783" w:author="Jeff Wootton" w:date="2024-06-24T14:21:00Z" w16du:dateUtc="2024-06-24T12:21:00Z"/>
                <w:rFonts w:ascii="Arial" w:hAnsi="Arial" w:cs="Arial"/>
                <w:sz w:val="18"/>
                <w:szCs w:val="18"/>
              </w:rPr>
            </w:pPr>
            <w:del w:id="784" w:author="Jeff Wootton" w:date="2024-06-24T14:21:00Z" w16du:dateUtc="2024-06-24T12:21:00Z">
              <w:r w:rsidRPr="00EE1D62">
                <w:rPr>
                  <w:rFonts w:ascii="Arial" w:hAnsi="Arial" w:cs="Arial"/>
                  <w:sz w:val="18"/>
                  <w:szCs w:val="18"/>
                </w:rPr>
                <w:delText>XML</w:delText>
              </w:r>
            </w:del>
          </w:p>
        </w:tc>
        <w:tc>
          <w:tcPr>
            <w:tcW w:w="5310" w:type="dxa"/>
          </w:tcPr>
          <w:p w14:paraId="2869CE84" w14:textId="77777777" w:rsidR="00E73EDF" w:rsidRPr="00EE1D62" w:rsidRDefault="007653F1" w:rsidP="003404E4">
            <w:pPr>
              <w:pStyle w:val="NormalWeb"/>
              <w:spacing w:before="60" w:beforeAutospacing="0" w:after="60" w:afterAutospacing="0"/>
              <w:jc w:val="both"/>
              <w:rPr>
                <w:del w:id="785" w:author="Jeff Wootton" w:date="2024-06-24T14:21:00Z" w16du:dateUtc="2024-06-24T12:21:00Z"/>
                <w:rFonts w:ascii="Arial" w:hAnsi="Arial" w:cs="Arial"/>
                <w:sz w:val="18"/>
                <w:szCs w:val="18"/>
              </w:rPr>
            </w:pPr>
            <w:del w:id="786" w:author="Jeff Wootton" w:date="2024-06-24T14:21:00Z" w16du:dateUtc="2024-06-24T12:21:00Z">
              <w:r w:rsidRPr="00EE1D62">
                <w:rPr>
                  <w:rFonts w:ascii="Arial" w:hAnsi="Arial" w:cs="Arial"/>
                  <w:sz w:val="18"/>
                  <w:szCs w:val="18"/>
                </w:rPr>
                <w:delText>XML documents must only be included in accordance with guidance provided within the Data Classification and Encoding Guide</w:delText>
              </w:r>
              <w:r w:rsidR="00395141" w:rsidRPr="00EE1D62">
                <w:rPr>
                  <w:rFonts w:ascii="Arial" w:hAnsi="Arial" w:cs="Arial"/>
                  <w:sz w:val="18"/>
                  <w:szCs w:val="18"/>
                </w:rPr>
                <w:delText xml:space="preserve"> (S-101 Annex A)</w:delText>
              </w:r>
              <w:r w:rsidRPr="00EE1D62">
                <w:rPr>
                  <w:rFonts w:ascii="Arial" w:hAnsi="Arial" w:cs="Arial"/>
                  <w:sz w:val="18"/>
                  <w:szCs w:val="18"/>
                </w:rPr>
                <w:delText xml:space="preserve">. This may include a </w:delText>
              </w:r>
              <w:r w:rsidR="003404E4">
                <w:rPr>
                  <w:rFonts w:ascii="Arial" w:hAnsi="Arial" w:cs="Arial"/>
                  <w:sz w:val="18"/>
                  <w:szCs w:val="18"/>
                </w:rPr>
                <w:delText>S</w:delText>
              </w:r>
              <w:r w:rsidRPr="00EE1D62">
                <w:rPr>
                  <w:rFonts w:ascii="Arial" w:hAnsi="Arial" w:cs="Arial"/>
                  <w:sz w:val="18"/>
                  <w:szCs w:val="18"/>
                </w:rPr>
                <w:delText>chema for the validation of XML documents.</w:delText>
              </w:r>
            </w:del>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Default="00E73EDF" w:rsidP="00190CF4">
      <w:pPr>
        <w:spacing w:after="0" w:line="240" w:lineRule="auto"/>
      </w:pPr>
    </w:p>
    <w:p w14:paraId="5A12E54B" w14:textId="555717F9" w:rsidR="00C52566" w:rsidRDefault="007653F1" w:rsidP="00C52566">
      <w:pPr>
        <w:pStyle w:val="Heading3"/>
        <w:tabs>
          <w:tab w:val="clear" w:pos="660"/>
          <w:tab w:val="clear" w:pos="880"/>
          <w:tab w:val="left" w:pos="851"/>
        </w:tabs>
        <w:spacing w:before="120" w:after="120" w:line="240" w:lineRule="auto"/>
        <w:ind w:left="851" w:hanging="851"/>
        <w:jc w:val="both"/>
        <w:rPr>
          <w:ins w:id="787" w:author="Jeff Wootton" w:date="2024-06-24T14:21:00Z" w16du:dateUtc="2024-06-24T12:21:00Z"/>
        </w:rPr>
      </w:pPr>
      <w:bookmarkStart w:id="788" w:name="_Toc170072430"/>
      <w:bookmarkStart w:id="789" w:name="_Toc162435408"/>
      <w:del w:id="790" w:author="Jeff Wootton" w:date="2024-06-24T14:21:00Z" w16du:dateUtc="2024-06-24T12:21:00Z">
        <w:r w:rsidRPr="00EE1D62">
          <w:lastRenderedPageBreak/>
          <w:delText>Support</w:delText>
        </w:r>
      </w:del>
      <w:ins w:id="791" w:author="Jeff Wootton" w:date="2024-06-24T14:21:00Z" w16du:dateUtc="2024-06-24T12:21:00Z">
        <w:r w:rsidR="00C52566">
          <w:t>System support files</w:t>
        </w:r>
        <w:bookmarkEnd w:id="788"/>
      </w:ins>
    </w:p>
    <w:p w14:paraId="1E05914D" w14:textId="4344C662" w:rsidR="00C52566" w:rsidRPr="00391875" w:rsidRDefault="00C52566" w:rsidP="00391875">
      <w:pPr>
        <w:spacing w:after="120" w:line="240" w:lineRule="auto"/>
        <w:rPr>
          <w:ins w:id="792" w:author="Jeff Wootton" w:date="2024-06-24T14:21:00Z" w16du:dateUtc="2024-06-24T12:21:00Z"/>
        </w:rPr>
      </w:pPr>
      <w:ins w:id="793" w:author="Jeff Wootton" w:date="2024-06-24T14:21:00Z" w16du:dateUtc="2024-06-24T12:21:00Z">
        <w:r w:rsidRPr="00391875">
          <w:t>System support files used with the S-101 ENC Product Specification follow the general S-100 Framework principles without any specific S-101 ENC Product Specification restrictions. System support files include</w:t>
        </w:r>
        <w:r w:rsidR="00E36B0F" w:rsidRPr="00391875">
          <w:t xml:space="preserve"> the</w:t>
        </w:r>
        <w:r w:rsidRPr="00391875">
          <w:t xml:space="preserve"> Feature, Portrayal and Interoperability Catalogues</w:t>
        </w:r>
        <w:r w:rsidR="00E36B0F" w:rsidRPr="00391875">
          <w:t>;</w:t>
        </w:r>
        <w:r w:rsidRPr="00391875">
          <w:t xml:space="preserve"> Language packs for Catalogues</w:t>
        </w:r>
        <w:r w:rsidR="00E36B0F" w:rsidRPr="00391875">
          <w:t>;</w:t>
        </w:r>
        <w:r w:rsidRPr="00391875">
          <w:t xml:space="preserve"> and other </w:t>
        </w:r>
        <w:r w:rsidR="00E36B0F" w:rsidRPr="00391875">
          <w:t>s</w:t>
        </w:r>
        <w:r w:rsidRPr="00391875">
          <w:t xml:space="preserve">ystem </w:t>
        </w:r>
        <w:r w:rsidR="00E36B0F" w:rsidRPr="00391875">
          <w:t>s</w:t>
        </w:r>
        <w:r w:rsidRPr="00391875">
          <w:t>upport files</w:t>
        </w:r>
        <w:r w:rsidR="00E36B0F" w:rsidRPr="00391875">
          <w:t xml:space="preserve"> as required</w:t>
        </w:r>
        <w:r w:rsidRPr="00391875">
          <w:t>.</w:t>
        </w:r>
      </w:ins>
    </w:p>
    <w:p w14:paraId="0A167A12" w14:textId="093F8D18" w:rsidR="00E73EDF" w:rsidRPr="00EE1D62" w:rsidRDefault="00E36B0F" w:rsidP="00E36276">
      <w:pPr>
        <w:pStyle w:val="Heading3"/>
        <w:tabs>
          <w:tab w:val="clear" w:pos="660"/>
          <w:tab w:val="clear" w:pos="880"/>
          <w:tab w:val="left" w:pos="851"/>
        </w:tabs>
        <w:spacing w:before="120" w:after="120" w:line="240" w:lineRule="auto"/>
        <w:ind w:left="851" w:hanging="851"/>
        <w:jc w:val="both"/>
      </w:pPr>
      <w:bookmarkStart w:id="794" w:name="_Toc169203101"/>
      <w:bookmarkStart w:id="795" w:name="_Toc170072431"/>
      <w:bookmarkStart w:id="796" w:name="_Toc510784348"/>
      <w:bookmarkStart w:id="797" w:name="_Toc510785497"/>
      <w:bookmarkStart w:id="798" w:name="_Toc226430998"/>
      <w:bookmarkStart w:id="799" w:name="_Toc225065202"/>
      <w:bookmarkStart w:id="800" w:name="_Toc439685314"/>
      <w:bookmarkStart w:id="801" w:name="_Toc225648345"/>
      <w:bookmarkStart w:id="802" w:name="_Toc170072432"/>
      <w:bookmarkEnd w:id="794"/>
      <w:bookmarkEnd w:id="795"/>
      <w:bookmarkEnd w:id="796"/>
      <w:bookmarkEnd w:id="797"/>
      <w:ins w:id="803" w:author="Jeff Wootton" w:date="2024-06-24T14:21:00Z" w16du:dateUtc="2024-06-24T12:21:00Z">
        <w:r>
          <w:t>ENC s</w:t>
        </w:r>
        <w:r w:rsidR="007653F1" w:rsidRPr="00EE1D62">
          <w:t>upport</w:t>
        </w:r>
      </w:ins>
      <w:r w:rsidR="007653F1" w:rsidRPr="00EE1D62">
        <w:t xml:space="preserve"> </w:t>
      </w:r>
      <w:r w:rsidR="00D24503">
        <w:t>f</w:t>
      </w:r>
      <w:r w:rsidR="00D24503" w:rsidRPr="00EE1D62">
        <w:t xml:space="preserve">ile </w:t>
      </w:r>
      <w:bookmarkEnd w:id="798"/>
      <w:bookmarkEnd w:id="799"/>
      <w:bookmarkEnd w:id="800"/>
      <w:bookmarkEnd w:id="801"/>
      <w:del w:id="804" w:author="Jeff Wootton" w:date="2024-06-24T14:21:00Z" w16du:dateUtc="2024-06-24T12:21:00Z">
        <w:r w:rsidR="007653F1" w:rsidRPr="00EE1D62">
          <w:delText>Naming</w:delText>
        </w:r>
      </w:del>
      <w:bookmarkEnd w:id="789"/>
      <w:ins w:id="805" w:author="Jeff Wootton" w:date="2024-06-24T14:21:00Z" w16du:dateUtc="2024-06-24T12:21:00Z">
        <w:r>
          <w:t>n</w:t>
        </w:r>
        <w:r w:rsidRPr="00EE1D62">
          <w:t>aming</w:t>
        </w:r>
      </w:ins>
      <w:bookmarkEnd w:id="802"/>
    </w:p>
    <w:p w14:paraId="1B55B6AB" w14:textId="125E813B" w:rsidR="00E73EDF" w:rsidRPr="00EE1D62" w:rsidRDefault="007653F1" w:rsidP="00E36276">
      <w:pPr>
        <w:spacing w:after="120" w:line="240" w:lineRule="auto"/>
      </w:pPr>
      <w:r w:rsidRPr="00EE1D62">
        <w:t>All</w:t>
      </w:r>
      <w:ins w:id="806" w:author="Jeff Wootton" w:date="2024-06-24T14:21:00Z" w16du:dateUtc="2024-06-24T12:21:00Z">
        <w:r w:rsidRPr="00EE1D62">
          <w:t xml:space="preserve"> </w:t>
        </w:r>
        <w:r w:rsidR="00E36B0F">
          <w:t>ENC</w:t>
        </w:r>
      </w:ins>
      <w:r w:rsidR="00E36B0F">
        <w:t xml:space="preserve"> </w:t>
      </w:r>
      <w:r w:rsidRPr="00EE1D62">
        <w:t>support files must have unique universal file identifiers. The file identifier of support information should not be used to describe the physical content of the file. The</w:t>
      </w:r>
      <w:ins w:id="807" w:author="Jeff Wootton" w:date="2024-06-24T14:21:00Z" w16du:dateUtc="2024-06-24T12:21:00Z">
        <w:r w:rsidRPr="00EE1D62">
          <w:t xml:space="preserve"> </w:t>
        </w:r>
        <w:r w:rsidR="00E36B0F">
          <w:t>ENC</w:t>
        </w:r>
      </w:ins>
      <w:r w:rsidR="00E36B0F">
        <w:t xml:space="preserve"> </w:t>
      </w:r>
      <w:r w:rsidRPr="00EE1D62">
        <w:t>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3F11EB00"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 xml:space="preserve">In this encoding the </w:t>
      </w:r>
      <w:ins w:id="808" w:author="Jeff Wootton" w:date="2024-06-24T14:21:00Z" w16du:dateUtc="2024-06-24T12:21:00Z">
        <w:r w:rsidR="00E36B0F">
          <w:rPr>
            <w:rFonts w:eastAsia="Times New Roman" w:cs="Arial"/>
            <w:lang w:eastAsia="en-US"/>
          </w:rPr>
          <w:t xml:space="preserve">ENC </w:t>
        </w:r>
      </w:ins>
      <w:r w:rsidRPr="00EE1D62">
        <w:rPr>
          <w:rFonts w:eastAsia="Times New Roman" w:cs="Arial"/>
          <w:lang w:eastAsia="en-US"/>
        </w:rPr>
        <w:t>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7E4F3759" w:rsidR="00EC5278" w:rsidRPr="00EE1D62" w:rsidRDefault="00EC5278" w:rsidP="001D02B5">
      <w:pPr>
        <w:numPr>
          <w:ilvl w:val="0"/>
          <w:numId w:val="18"/>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w:t>
      </w:r>
      <w:ins w:id="809" w:author="Jeff Wootton" w:date="2024-06-24T14:21:00Z" w16du:dateUtc="2024-06-24T12:21:00Z">
        <w:r w:rsidR="00E36B0F">
          <w:rPr>
            <w:rFonts w:eastAsia="Times New Roman" w:cs="Arial"/>
            <w:lang w:eastAsia="en-US"/>
          </w:rPr>
          <w:t xml:space="preserve">ENC </w:t>
        </w:r>
      </w:ins>
      <w:r w:rsidRPr="00EE1D62">
        <w:rPr>
          <w:rFonts w:eastAsia="Times New Roman" w:cs="Arial"/>
          <w:lang w:eastAsia="en-US"/>
        </w:rPr>
        <w:t>support file as applicable to an S-101 dataset (mandatory).</w:t>
      </w:r>
    </w:p>
    <w:p w14:paraId="1F569DBB" w14:textId="23343AF5" w:rsidR="00E73EDF" w:rsidRPr="00EE1D62" w:rsidRDefault="00812B6A" w:rsidP="001D02B5">
      <w:pPr>
        <w:numPr>
          <w:ilvl w:val="0"/>
          <w:numId w:val="18"/>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ins w:id="810" w:author="Jeff Wootton" w:date="2024-06-24T14:21:00Z" w16du:dateUtc="2024-06-24T12:21:00Z">
        <w:r w:rsidR="00E36B0F">
          <w:rPr>
            <w:rFonts w:eastAsia="Times New Roman" w:cs="Arial"/>
            <w:lang w:eastAsia="en-US"/>
          </w:rPr>
          <w:t xml:space="preserve">ENC </w:t>
        </w:r>
      </w:ins>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C3F1302" w:rsidR="00E73EDF" w:rsidRPr="00EE1D62" w:rsidRDefault="00812B6A" w:rsidP="001D02B5">
      <w:pPr>
        <w:numPr>
          <w:ilvl w:val="0"/>
          <w:numId w:val="18"/>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ins w:id="811" w:author="Jeff Wootton" w:date="2024-06-24T14:21:00Z" w16du:dateUtc="2024-06-24T12:21:00Z">
        <w:r w:rsidR="00E36B0F">
          <w:rPr>
            <w:lang w:eastAsia="en-US"/>
          </w:rPr>
          <w:t xml:space="preserve">ENC </w:t>
        </w:r>
      </w:ins>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661478D4" w:rsidR="00E73EDF" w:rsidRPr="00EE1D62" w:rsidRDefault="007653F1" w:rsidP="001D02B5">
      <w:pPr>
        <w:numPr>
          <w:ilvl w:val="0"/>
          <w:numId w:val="18"/>
        </w:numPr>
        <w:autoSpaceDE w:val="0"/>
        <w:autoSpaceDN w:val="0"/>
        <w:adjustRightInd w:val="0"/>
        <w:spacing w:after="120" w:line="240" w:lineRule="auto"/>
        <w:ind w:left="567" w:hanging="283"/>
      </w:pPr>
      <w:r w:rsidRPr="00EE1D62">
        <w:rPr>
          <w:lang w:eastAsia="en-US"/>
        </w:rPr>
        <w:t xml:space="preserve">.EEE – </w:t>
      </w:r>
      <w:ins w:id="812" w:author="Jeff Wootton" w:date="2024-06-24T14:21:00Z" w16du:dateUtc="2024-06-24T12:21:00Z">
        <w:r w:rsidR="00E36B0F">
          <w:rPr>
            <w:lang w:eastAsia="en-US"/>
          </w:rPr>
          <w:t xml:space="preserve">ENC </w:t>
        </w:r>
      </w:ins>
      <w:r w:rsidRPr="00EE1D62">
        <w:rPr>
          <w:lang w:eastAsia="en-US"/>
        </w:rPr>
        <w:t>support file extension. (TXT</w:t>
      </w:r>
      <w:del w:id="813" w:author="Jeff Wootton" w:date="2024-06-24T14:21:00Z" w16du:dateUtc="2024-06-24T12:21:00Z">
        <w:r w:rsidRPr="00EE1D62">
          <w:rPr>
            <w:lang w:eastAsia="en-US"/>
          </w:rPr>
          <w:delText>, HTM, XML</w:delText>
        </w:r>
      </w:del>
      <w:r w:rsidRPr="00EE1D62">
        <w:rPr>
          <w:lang w:eastAsia="en-US"/>
        </w:rPr>
        <w:t xml:space="preserve"> or TIF)</w:t>
      </w:r>
      <w:r w:rsidR="005511DB" w:rsidRPr="00EE1D62">
        <w:rPr>
          <w:lang w:eastAsia="en-US"/>
        </w:rPr>
        <w:t>.</w:t>
      </w:r>
    </w:p>
    <w:p w14:paraId="5BCE2376" w14:textId="1446DB23"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814" w:name="_Toc510784350"/>
      <w:bookmarkStart w:id="815" w:name="_Toc510785499"/>
      <w:bookmarkStart w:id="816" w:name="_Toc513198140"/>
      <w:bookmarkStart w:id="817" w:name="_Toc515440392"/>
      <w:bookmarkStart w:id="818" w:name="_Toc517858909"/>
      <w:bookmarkStart w:id="819" w:name="_Toc519859149"/>
      <w:bookmarkStart w:id="820" w:name="_Toc521495193"/>
      <w:bookmarkStart w:id="821" w:name="_Toc527117806"/>
      <w:bookmarkStart w:id="822" w:name="_Toc527620333"/>
      <w:bookmarkStart w:id="823" w:name="_Toc529974575"/>
      <w:bookmarkStart w:id="824" w:name="_Toc510784351"/>
      <w:bookmarkStart w:id="825" w:name="_Toc510785500"/>
      <w:bookmarkStart w:id="826" w:name="_Toc513198141"/>
      <w:bookmarkStart w:id="827" w:name="_Toc515440393"/>
      <w:bookmarkStart w:id="828" w:name="_Toc517858910"/>
      <w:bookmarkStart w:id="829" w:name="_Toc519859150"/>
      <w:bookmarkStart w:id="830" w:name="_Toc521495194"/>
      <w:bookmarkStart w:id="831" w:name="_Toc527117807"/>
      <w:bookmarkStart w:id="832" w:name="_Toc527620334"/>
      <w:bookmarkStart w:id="833" w:name="_Toc529974576"/>
      <w:bookmarkStart w:id="834" w:name="_Toc510785501"/>
      <w:bookmarkStart w:id="835" w:name="_Toc510784352"/>
      <w:bookmarkStart w:id="836" w:name="_Toc513198142"/>
      <w:bookmarkStart w:id="837" w:name="_Toc515440394"/>
      <w:bookmarkStart w:id="838" w:name="_Toc517858911"/>
      <w:bookmarkStart w:id="839" w:name="_Toc519859151"/>
      <w:bookmarkStart w:id="840" w:name="_Toc521495195"/>
      <w:bookmarkStart w:id="841" w:name="_Toc527117808"/>
      <w:bookmarkStart w:id="842" w:name="_Toc527620335"/>
      <w:bookmarkStart w:id="843" w:name="_Toc529974577"/>
      <w:bookmarkStart w:id="844" w:name="_Toc439685315"/>
      <w:bookmarkStart w:id="845" w:name="_Toc170072433"/>
      <w:bookmarkStart w:id="846" w:name="_Toc162435409"/>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844"/>
      <w:bookmarkEnd w:id="845"/>
      <w:bookmarkEnd w:id="846"/>
    </w:p>
    <w:p w14:paraId="648FA29F" w14:textId="002A3BE2"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When a support file</w:t>
      </w:r>
      <w:r w:rsidR="00BE0FE7">
        <w:rPr>
          <w:rFonts w:cs="Arial"/>
          <w:lang w:eastAsia="en-US"/>
        </w:rPr>
        <w:t xml:space="preserve"> </w:t>
      </w:r>
      <w:r w:rsidRPr="00EE1D62">
        <w:rPr>
          <w:rFonts w:cs="Arial"/>
          <w:lang w:eastAsia="en-US"/>
        </w:rPr>
        <w:t xml:space="preserve">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04B856EB" w14:textId="62415AA2" w:rsidR="00190644" w:rsidRDefault="007653F1" w:rsidP="000559BE">
      <w:pPr>
        <w:autoSpaceDE w:val="0"/>
        <w:autoSpaceDN w:val="0"/>
        <w:adjustRightInd w:val="0"/>
        <w:spacing w:after="120" w:line="240" w:lineRule="auto"/>
        <w:rPr>
          <w:ins w:id="847" w:author="Jeff Wootton" w:date="2024-06-24T14:21:00Z" w16du:dateUtc="2024-06-24T12:21:00Z"/>
          <w:rFonts w:cs="Arial"/>
          <w:lang w:val="en-US" w:eastAsia="en-US"/>
        </w:rPr>
      </w:pPr>
      <w:r w:rsidRPr="00EE1D62">
        <w:rPr>
          <w:rFonts w:cs="Arial"/>
          <w:lang w:eastAsia="en-US"/>
        </w:rPr>
        <w:t xml:space="preserve">The </w:t>
      </w:r>
      <w:del w:id="848" w:author="Jeff Wootton" w:date="2024-06-24T14:21:00Z" w16du:dateUtc="2024-06-24T12:21:00Z">
        <w:r w:rsidRPr="00EE1D62">
          <w:rPr>
            <w:rFonts w:cs="Arial"/>
            <w:lang w:eastAsia="en-US"/>
          </w:rPr>
          <w:delText xml:space="preserve">type of support file is indicated in the </w:delText>
        </w:r>
      </w:del>
      <w:r w:rsidRPr="00EE1D62">
        <w:rPr>
          <w:rFonts w:cs="Arial"/>
          <w:lang w:eastAsia="en-US"/>
        </w:rPr>
        <w:t>“</w:t>
      </w:r>
      <w:r w:rsidR="000412B0">
        <w:rPr>
          <w:rFonts w:cs="Arial"/>
          <w:lang w:eastAsia="en-US"/>
        </w:rPr>
        <w:t>revisionStatus</w:t>
      </w:r>
      <w:r w:rsidRPr="00EE1D62">
        <w:rPr>
          <w:rFonts w:cs="Arial"/>
          <w:lang w:eastAsia="en-US"/>
        </w:rPr>
        <w:t>” fi</w:t>
      </w:r>
      <w:r w:rsidR="000559BE">
        <w:rPr>
          <w:rFonts w:cs="Arial"/>
          <w:lang w:eastAsia="en-US"/>
        </w:rPr>
        <w:t xml:space="preserve">eld of the </w:t>
      </w:r>
      <w:ins w:id="849" w:author="Jeff Wootton" w:date="2024-06-24T14:21:00Z" w16du:dateUtc="2024-06-24T12:21:00Z">
        <w:r w:rsidR="00BE0FE7">
          <w:rPr>
            <w:rFonts w:cs="Arial"/>
            <w:lang w:eastAsia="en-US"/>
          </w:rPr>
          <w:t xml:space="preserve">support file </w:t>
        </w:r>
      </w:ins>
      <w:r w:rsidR="000559BE">
        <w:rPr>
          <w:rFonts w:cs="Arial"/>
          <w:lang w:eastAsia="en-US"/>
        </w:rPr>
        <w:t>discovery metadata</w:t>
      </w:r>
      <w:del w:id="850" w:author="Jeff Wootton" w:date="2024-06-24T14:21:00Z" w16du:dateUtc="2024-06-24T12:21:00Z">
        <w:r w:rsidR="000559BE">
          <w:rPr>
            <w:rFonts w:cs="Arial"/>
            <w:lang w:eastAsia="en-US"/>
          </w:rPr>
          <w:delText xml:space="preserve">. </w:delText>
        </w:r>
        <w:r w:rsidR="007F0E40" w:rsidRPr="00EE1D62">
          <w:rPr>
            <w:rFonts w:cs="Arial"/>
            <w:lang w:val="en-US" w:eastAsia="en-US"/>
          </w:rPr>
          <w:delText xml:space="preserve">Three types: </w:delText>
        </w:r>
      </w:del>
      <w:ins w:id="851" w:author="Jeff Wootton" w:date="2024-06-24T14:21:00Z" w16du:dateUtc="2024-06-24T12:21:00Z">
        <w:r w:rsidR="00BE0FE7">
          <w:rPr>
            <w:rFonts w:cs="Arial"/>
            <w:lang w:eastAsia="en-US"/>
          </w:rPr>
          <w:t xml:space="preserve"> defines if the support file is</w:t>
        </w:r>
        <w:r w:rsidR="007F0E40" w:rsidRPr="00EE1D62">
          <w:rPr>
            <w:rFonts w:cs="Arial"/>
            <w:lang w:val="en-US" w:eastAsia="en-US"/>
          </w:rPr>
          <w:t xml:space="preserve"> </w:t>
        </w:r>
      </w:ins>
      <w:r w:rsidR="007F0E40" w:rsidRPr="00EE1D62">
        <w:rPr>
          <w:rFonts w:cs="Arial"/>
          <w:lang w:val="en-US" w:eastAsia="en-US"/>
        </w:rPr>
        <w:t>new, replace</w:t>
      </w:r>
      <w:r w:rsidR="000559BE">
        <w:rPr>
          <w:rFonts w:cs="Arial"/>
          <w:lang w:val="en-US" w:eastAsia="en-US"/>
        </w:rPr>
        <w:t xml:space="preserve">ment </w:t>
      </w:r>
      <w:del w:id="852" w:author="Jeff Wootton" w:date="2024-06-24T14:21:00Z" w16du:dateUtc="2024-06-24T12:21:00Z">
        <w:r w:rsidR="000559BE">
          <w:rPr>
            <w:rFonts w:cs="Arial"/>
            <w:lang w:val="en-US" w:eastAsia="en-US"/>
          </w:rPr>
          <w:delText>and</w:delText>
        </w:r>
      </w:del>
      <w:ins w:id="853" w:author="Jeff Wootton" w:date="2024-06-24T14:21:00Z" w16du:dateUtc="2024-06-24T12:21:00Z">
        <w:r w:rsidR="00BE0FE7">
          <w:rPr>
            <w:rFonts w:cs="Arial"/>
            <w:lang w:val="en-US" w:eastAsia="en-US"/>
          </w:rPr>
          <w:t>or</w:t>
        </w:r>
      </w:ins>
      <w:r w:rsidR="00BE0FE7">
        <w:rPr>
          <w:rFonts w:cs="Arial"/>
          <w:lang w:val="en-US" w:eastAsia="en-US"/>
        </w:rPr>
        <w:t xml:space="preserve"> </w:t>
      </w:r>
      <w:r w:rsidR="000559BE">
        <w:rPr>
          <w:rFonts w:cs="Arial"/>
          <w:lang w:val="en-US" w:eastAsia="en-US"/>
        </w:rPr>
        <w:t>deletion</w:t>
      </w:r>
      <w:del w:id="854" w:author="Jeff Wootton" w:date="2024-06-24T14:21:00Z" w16du:dateUtc="2024-06-24T12:21:00Z">
        <w:r w:rsidR="000559BE">
          <w:rPr>
            <w:rFonts w:cs="Arial"/>
            <w:lang w:val="en-US" w:eastAsia="en-US"/>
          </w:rPr>
          <w:delText xml:space="preserve"> are defined. </w:delText>
        </w:r>
      </w:del>
      <w:ins w:id="855" w:author="Jeff Wootton" w:date="2024-06-24T14:21:00Z" w16du:dateUtc="2024-06-24T12:21:00Z">
        <w:r w:rsidR="000559BE">
          <w:rPr>
            <w:rFonts w:cs="Arial"/>
            <w:lang w:val="en-US" w:eastAsia="en-US"/>
          </w:rPr>
          <w:t>.</w:t>
        </w:r>
      </w:ins>
    </w:p>
    <w:p w14:paraId="503FEEE5" w14:textId="042CC74F" w:rsidR="000F67E8" w:rsidRDefault="006B5C0E" w:rsidP="000559BE">
      <w:pPr>
        <w:autoSpaceDE w:val="0"/>
        <w:autoSpaceDN w:val="0"/>
        <w:adjustRightInd w:val="0"/>
        <w:spacing w:after="120" w:line="240" w:lineRule="auto"/>
        <w:rPr>
          <w:ins w:id="856" w:author="Jeff Wootton" w:date="2024-06-24T14:21:00Z" w16du:dateUtc="2024-06-24T12:21:00Z"/>
          <w:rFonts w:cs="Arial"/>
          <w:lang w:eastAsia="en-US"/>
        </w:rPr>
      </w:pPr>
      <w:ins w:id="857" w:author="Jeff Wootton" w:date="2024-06-24T14:21:00Z" w16du:dateUtc="2024-06-24T12:21:00Z">
        <w:r>
          <w:rPr>
            <w:rFonts w:cs="Arial"/>
            <w:lang w:val="en-US" w:eastAsia="en-US"/>
          </w:rPr>
          <w:t>The “purpose” field of catalogue discovery metadata defines if the Catalogue is a new edition or a cancellation.</w:t>
        </w:r>
      </w:ins>
    </w:p>
    <w:p w14:paraId="39981A0B" w14:textId="06A6D0A6" w:rsidR="00FF291E" w:rsidRDefault="000F67E8" w:rsidP="000559BE">
      <w:pPr>
        <w:autoSpaceDE w:val="0"/>
        <w:autoSpaceDN w:val="0"/>
        <w:adjustRightInd w:val="0"/>
        <w:spacing w:after="120" w:line="240" w:lineRule="auto"/>
        <w:rPr>
          <w:ins w:id="858" w:author="Jeff Wootton" w:date="2024-06-24T14:21:00Z" w16du:dateUtc="2024-06-24T12:21:00Z"/>
          <w:rFonts w:cs="Arial"/>
          <w:lang w:eastAsia="en-US"/>
        </w:rPr>
      </w:pPr>
      <w:r>
        <w:rPr>
          <w:rFonts w:cs="Arial"/>
          <w:lang w:eastAsia="en-US"/>
        </w:rPr>
        <w:t>S</w:t>
      </w:r>
      <w:r w:rsidR="006B5C0E" w:rsidRPr="00EE1D62">
        <w:rPr>
          <w:rFonts w:cs="Arial"/>
          <w:lang w:eastAsia="en-US"/>
        </w:rPr>
        <w:t xml:space="preserve">upport </w:t>
      </w:r>
      <w:r w:rsidR="007653F1" w:rsidRPr="00EE1D62">
        <w:rPr>
          <w:rFonts w:cs="Arial"/>
          <w:lang w:eastAsia="en-US"/>
        </w:rPr>
        <w:t>file</w:t>
      </w:r>
      <w:r>
        <w:rPr>
          <w:rFonts w:cs="Arial"/>
          <w:lang w:eastAsia="en-US"/>
        </w:rPr>
        <w:t>s</w:t>
      </w:r>
      <w:r w:rsidR="007653F1" w:rsidRPr="00EE1D62">
        <w:rPr>
          <w:rFonts w:cs="Arial"/>
          <w:lang w:eastAsia="en-US"/>
        </w:rPr>
        <w:t xml:space="preserve"> carrying the “deletion”</w:t>
      </w:r>
      <w:r w:rsidR="006B5C0E">
        <w:rPr>
          <w:rFonts w:cs="Arial"/>
          <w:lang w:eastAsia="en-US"/>
        </w:rPr>
        <w:t xml:space="preserve"> </w:t>
      </w:r>
      <w:ins w:id="859" w:author="Jeff Wootton" w:date="2024-06-24T14:21:00Z" w16du:dateUtc="2024-06-24T12:21:00Z">
        <w:r w:rsidR="006B5C0E">
          <w:rPr>
            <w:rFonts w:cs="Arial"/>
            <w:lang w:eastAsia="en-US"/>
          </w:rPr>
          <w:t>or “cancellation”</w:t>
        </w:r>
        <w:r w:rsidR="007653F1" w:rsidRPr="00EE1D62">
          <w:rPr>
            <w:rFonts w:cs="Arial"/>
            <w:lang w:eastAsia="en-US"/>
          </w:rPr>
          <w:t xml:space="preserve"> </w:t>
        </w:r>
      </w:ins>
      <w:r w:rsidR="007653F1" w:rsidRPr="00EE1D62">
        <w:rPr>
          <w:rFonts w:cs="Arial"/>
          <w:lang w:eastAsia="en-US"/>
        </w:rPr>
        <w:t>flag must be removed</w:t>
      </w:r>
      <w:r w:rsidR="000559BE">
        <w:rPr>
          <w:rFonts w:cs="Arial"/>
          <w:lang w:eastAsia="en-US"/>
        </w:rPr>
        <w:t xml:space="preserve"> from the system</w:t>
      </w:r>
      <w:del w:id="860" w:author="Jeff Wootton" w:date="2024-06-24T14:21:00Z" w16du:dateUtc="2024-06-24T12:21:00Z">
        <w:r w:rsidR="000559BE">
          <w:rPr>
            <w:rFonts w:cs="Arial"/>
            <w:lang w:eastAsia="en-US"/>
          </w:rPr>
          <w:delText xml:space="preserve">. </w:delText>
        </w:r>
        <w:r w:rsidR="007653F1" w:rsidRPr="00EE1D62">
          <w:rPr>
            <w:rFonts w:eastAsia="Times New Roman" w:cs="Arial"/>
            <w:lang w:eastAsia="en-US"/>
          </w:rPr>
          <w:delText xml:space="preserve">When a feature pointing to a text, picture or application file is deleted or updated so that it </w:delText>
        </w:r>
      </w:del>
      <w:ins w:id="861" w:author="Jeff Wootton" w:date="2024-06-24T14:21:00Z" w16du:dateUtc="2024-06-24T12:21:00Z">
        <w:r w:rsidR="006B5C0E">
          <w:rPr>
            <w:rFonts w:cs="Arial"/>
            <w:lang w:eastAsia="en-US"/>
          </w:rPr>
          <w:t xml:space="preserve">; or archived and </w:t>
        </w:r>
      </w:ins>
      <w:r w:rsidR="006B5C0E">
        <w:rPr>
          <w:rFonts w:cs="Arial"/>
          <w:lang w:eastAsia="en-US"/>
        </w:rPr>
        <w:t>no</w:t>
      </w:r>
      <w:r>
        <w:rPr>
          <w:rFonts w:cs="Arial"/>
          <w:lang w:eastAsia="en-US"/>
        </w:rPr>
        <w:t xml:space="preserve"> longer</w:t>
      </w:r>
      <w:r w:rsidR="006B5C0E">
        <w:rPr>
          <w:rFonts w:cs="Arial"/>
          <w:lang w:eastAsia="en-US"/>
        </w:rPr>
        <w:t xml:space="preserve"> </w:t>
      </w:r>
      <w:del w:id="862" w:author="Jeff Wootton" w:date="2024-06-24T14:21:00Z" w16du:dateUtc="2024-06-24T12:21:00Z">
        <w:r w:rsidR="007653F1" w:rsidRPr="00EE1D62">
          <w:rPr>
            <w:rFonts w:eastAsia="Times New Roman" w:cs="Arial"/>
            <w:lang w:eastAsia="en-US"/>
          </w:rPr>
          <w:delText>references the file</w:delText>
        </w:r>
      </w:del>
      <w:ins w:id="863" w:author="Jeff Wootton" w:date="2024-06-24T14:21:00Z" w16du:dateUtc="2024-06-24T12:21:00Z">
        <w:r w:rsidR="006B5C0E">
          <w:rPr>
            <w:rFonts w:cs="Arial"/>
            <w:lang w:eastAsia="en-US"/>
          </w:rPr>
          <w:t>used</w:t>
        </w:r>
        <w:r w:rsidR="000559BE">
          <w:rPr>
            <w:rFonts w:cs="Arial"/>
            <w:lang w:eastAsia="en-US"/>
          </w:rPr>
          <w:t>.</w:t>
        </w:r>
      </w:ins>
    </w:p>
    <w:p w14:paraId="49E629B1" w14:textId="5B5BA0DF" w:rsidR="00E73EDF" w:rsidRPr="00EE1D62" w:rsidRDefault="00036A4F" w:rsidP="000559BE">
      <w:pPr>
        <w:autoSpaceDE w:val="0"/>
        <w:autoSpaceDN w:val="0"/>
        <w:adjustRightInd w:val="0"/>
        <w:spacing w:after="120" w:line="240" w:lineRule="auto"/>
        <w:rPr>
          <w:rFonts w:eastAsia="Times New Roman" w:cs="Arial"/>
          <w:lang w:eastAsia="en-US"/>
        </w:rPr>
      </w:pPr>
      <w:ins w:id="864" w:author="Jeff Wootton" w:date="2024-06-24T14:21:00Z" w16du:dateUtc="2024-06-24T12:21:00Z">
        <w:r>
          <w:rPr>
            <w:rFonts w:eastAsia="Times New Roman" w:cs="Arial"/>
            <w:lang w:eastAsia="en-US"/>
          </w:rPr>
          <w:t>If an</w:t>
        </w:r>
        <w:r w:rsidR="005276E2">
          <w:rPr>
            <w:rFonts w:eastAsia="Times New Roman" w:cs="Arial"/>
            <w:lang w:eastAsia="en-US"/>
          </w:rPr>
          <w:t xml:space="preserve"> ENC support file</w:t>
        </w:r>
        <w:r w:rsidR="006A7B8C">
          <w:rPr>
            <w:rFonts w:eastAsia="Times New Roman" w:cs="Arial"/>
            <w:lang w:eastAsia="en-US"/>
          </w:rPr>
          <w:t xml:space="preserve"> </w:t>
        </w:r>
        <w:r w:rsidR="006A7B8C" w:rsidRPr="00054DC7">
          <w:rPr>
            <w:rFonts w:eastAsia="Times New Roman" w:cs="Arial"/>
            <w:lang w:eastAsia="en-US"/>
          </w:rPr>
          <w:t>with the “SupportFileDiscoveryMetadata” field “revisionStatus” populated as “deletion” is received</w:t>
        </w:r>
      </w:ins>
      <w:r w:rsidR="007653F1" w:rsidRPr="00EE1D62">
        <w:rPr>
          <w:rFonts w:eastAsia="Times New Roman" w:cs="Arial"/>
          <w:lang w:eastAsia="en-US"/>
        </w:rPr>
        <w:t xml:space="preserve">, the system software must check to see whether any </w:t>
      </w:r>
      <w:del w:id="865" w:author="Jeff Wootton" w:date="2024-06-24T14:21:00Z" w16du:dateUtc="2024-06-24T12:21:00Z">
        <w:r w:rsidR="007653F1" w:rsidRPr="00EE1D62">
          <w:rPr>
            <w:rFonts w:eastAsia="Times New Roman" w:cs="Arial"/>
            <w:lang w:eastAsia="en-US"/>
          </w:rPr>
          <w:delText xml:space="preserve">other feature </w:delText>
        </w:r>
        <w:r w:rsidR="00954759" w:rsidRPr="00EE1D62">
          <w:rPr>
            <w:rFonts w:eastAsia="Times New Roman" w:cs="Arial"/>
            <w:lang w:eastAsia="en-US"/>
          </w:rPr>
          <w:delText>references</w:delText>
        </w:r>
      </w:del>
      <w:ins w:id="866" w:author="Jeff Wootton" w:date="2024-06-24T14:21:00Z" w16du:dateUtc="2024-06-24T12:21:00Z">
        <w:r w:rsidR="007653F1" w:rsidRPr="00EE1D62">
          <w:rPr>
            <w:rFonts w:eastAsia="Times New Roman" w:cs="Arial"/>
            <w:lang w:eastAsia="en-US"/>
          </w:rPr>
          <w:t>feature</w:t>
        </w:r>
        <w:r w:rsidR="005276E2">
          <w:rPr>
            <w:rFonts w:eastAsia="Times New Roman" w:cs="Arial"/>
            <w:lang w:eastAsia="en-US"/>
          </w:rPr>
          <w:t>s</w:t>
        </w:r>
        <w:r w:rsidR="007653F1" w:rsidRPr="00EE1D62">
          <w:rPr>
            <w:rFonts w:eastAsia="Times New Roman" w:cs="Arial"/>
            <w:lang w:eastAsia="en-US"/>
          </w:rPr>
          <w:t xml:space="preserve"> </w:t>
        </w:r>
        <w:r w:rsidR="00954759" w:rsidRPr="00EE1D62">
          <w:rPr>
            <w:rFonts w:eastAsia="Times New Roman" w:cs="Arial"/>
            <w:lang w:eastAsia="en-US"/>
          </w:rPr>
          <w:t>reference</w:t>
        </w:r>
      </w:ins>
      <w:r w:rsidR="00954759" w:rsidRPr="00EE1D62">
        <w:rPr>
          <w:rFonts w:eastAsia="Times New Roman" w:cs="Arial"/>
          <w:lang w:eastAsia="en-US"/>
        </w:rPr>
        <w:t xml:space="preserve"> </w:t>
      </w:r>
      <w:r w:rsidR="007653F1" w:rsidRPr="00EE1D62">
        <w:rPr>
          <w:rFonts w:eastAsia="Times New Roman" w:cs="Arial"/>
          <w:lang w:eastAsia="en-US"/>
        </w:rPr>
        <w:t xml:space="preserve">the </w:t>
      </w:r>
      <w:del w:id="867" w:author="Jeff Wootton" w:date="2024-06-24T14:21:00Z" w16du:dateUtc="2024-06-24T12:21:00Z">
        <w:r w:rsidR="007653F1" w:rsidRPr="00EE1D62">
          <w:rPr>
            <w:rFonts w:eastAsia="Times New Roman" w:cs="Arial"/>
            <w:lang w:eastAsia="en-US"/>
          </w:rPr>
          <w:delText>same</w:delText>
        </w:r>
      </w:del>
      <w:ins w:id="868" w:author="Jeff Wootton" w:date="2024-06-24T14:21:00Z" w16du:dateUtc="2024-06-24T12:21:00Z">
        <w:r w:rsidR="005276E2">
          <w:rPr>
            <w:rFonts w:eastAsia="Times New Roman" w:cs="Arial"/>
            <w:lang w:eastAsia="en-US"/>
          </w:rPr>
          <w:t>ENC support</w:t>
        </w:r>
      </w:ins>
      <w:r w:rsidR="005276E2">
        <w:rPr>
          <w:rFonts w:eastAsia="Times New Roman" w:cs="Arial"/>
          <w:lang w:eastAsia="en-US"/>
        </w:rPr>
        <w:t xml:space="preserve"> </w:t>
      </w:r>
      <w:r w:rsidR="007653F1" w:rsidRPr="00EE1D62">
        <w:rPr>
          <w:rFonts w:eastAsia="Times New Roman" w:cs="Arial"/>
          <w:lang w:eastAsia="en-US"/>
        </w:rPr>
        <w:t>file, before that file is deleted</w:t>
      </w:r>
      <w:del w:id="869" w:author="Jeff Wootton" w:date="2024-06-24T14:21:00Z" w16du:dateUtc="2024-06-24T12:21:00Z">
        <w:r w:rsidR="007653F1" w:rsidRPr="00EE1D62">
          <w:rPr>
            <w:rFonts w:eastAsia="Times New Roman" w:cs="Arial"/>
            <w:lang w:eastAsia="en-US"/>
          </w:rPr>
          <w:delText xml:space="preserve">. </w:delText>
        </w:r>
      </w:del>
      <w:ins w:id="870" w:author="Jeff Wootton" w:date="2024-06-24T14:21:00Z" w16du:dateUtc="2024-06-24T12:21:00Z">
        <w:r w:rsidR="00C670EB">
          <w:rPr>
            <w:rFonts w:eastAsia="Times New Roman" w:cs="Arial"/>
            <w:lang w:eastAsia="en-US"/>
          </w:rPr>
          <w:t xml:space="preserve"> or archived and no longer used</w:t>
        </w:r>
        <w:r w:rsidR="007653F1" w:rsidRPr="00EE1D62">
          <w:rPr>
            <w:rFonts w:eastAsia="Times New Roman" w:cs="Arial"/>
            <w:lang w:eastAsia="en-US"/>
          </w:rPr>
          <w:t>.</w:t>
        </w:r>
      </w:ins>
    </w:p>
    <w:p w14:paraId="65377D6D" w14:textId="77777777" w:rsidR="00E73EDF" w:rsidRPr="00EC74DC" w:rsidRDefault="007653F1" w:rsidP="000559BE">
      <w:pPr>
        <w:autoSpaceDE w:val="0"/>
        <w:autoSpaceDN w:val="0"/>
        <w:adjustRightInd w:val="0"/>
        <w:spacing w:after="120" w:line="240" w:lineRule="auto"/>
        <w:rPr>
          <w:del w:id="871" w:author="Jeff Wootton" w:date="2024-06-24T14:21:00Z" w16du:dateUtc="2024-06-24T12:21:00Z"/>
          <w:rFonts w:eastAsia="Times New Roman" w:cs="Arial"/>
          <w:lang w:eastAsia="en-US"/>
        </w:rPr>
      </w:pPr>
      <w:del w:id="872" w:author="Jeff Wootton" w:date="2024-06-24T14:21:00Z" w16du:dateUtc="2024-06-24T12:21:00Z">
        <w:r w:rsidRPr="00EC74DC">
          <w:rPr>
            <w:rFonts w:eastAsia="Times New Roman" w:cs="Arial"/>
            <w:lang w:eastAsia="en-US"/>
          </w:rPr>
          <w:delText xml:space="preserve">Each support file </w:delText>
        </w:r>
        <w:r w:rsidR="004652D2" w:rsidRPr="00EC74DC">
          <w:rPr>
            <w:rFonts w:eastAsia="Times New Roman" w:cs="Arial"/>
            <w:lang w:eastAsia="en-US"/>
          </w:rPr>
          <w:delText xml:space="preserve">required </w:delText>
        </w:r>
        <w:r w:rsidRPr="00EC74DC">
          <w:rPr>
            <w:rFonts w:eastAsia="Times New Roman" w:cs="Arial"/>
            <w:lang w:eastAsia="en-US"/>
          </w:rPr>
          <w:delText xml:space="preserve">must be </w:delText>
        </w:r>
        <w:r w:rsidR="004652D2" w:rsidRPr="00EC74DC">
          <w:rPr>
            <w:rFonts w:eastAsia="Times New Roman" w:cs="Arial"/>
            <w:lang w:eastAsia="en-US"/>
          </w:rPr>
          <w:delText xml:space="preserve">included </w:delText>
        </w:r>
        <w:r w:rsidRPr="00EC74DC">
          <w:rPr>
            <w:rFonts w:eastAsia="Times New Roman" w:cs="Arial"/>
            <w:lang w:eastAsia="en-US"/>
          </w:rPr>
          <w:delText xml:space="preserve">only once in the </w:delText>
        </w:r>
        <w:r w:rsidR="000559BE">
          <w:rPr>
            <w:rFonts w:eastAsia="Times New Roman" w:cs="Arial"/>
            <w:lang w:eastAsia="en-US"/>
          </w:rPr>
          <w:delText>E</w:delText>
        </w:r>
        <w:r w:rsidRPr="00EC74DC">
          <w:rPr>
            <w:rFonts w:eastAsia="Times New Roman" w:cs="Arial"/>
            <w:lang w:eastAsia="en-US"/>
          </w:rPr>
          <w:delText xml:space="preserve">xchange </w:delText>
        </w:r>
        <w:r w:rsidR="000559BE">
          <w:rPr>
            <w:rFonts w:eastAsia="Times New Roman" w:cs="Arial"/>
            <w:lang w:eastAsia="en-US"/>
          </w:rPr>
          <w:delText>S</w:delText>
        </w:r>
        <w:r w:rsidRPr="00EC74DC">
          <w:rPr>
            <w:rFonts w:eastAsia="Times New Roman" w:cs="Arial"/>
            <w:lang w:eastAsia="en-US"/>
          </w:rPr>
          <w:delText>et.</w:delText>
        </w:r>
      </w:del>
    </w:p>
    <w:p w14:paraId="452A6F81" w14:textId="2881465E" w:rsidR="007F0E40" w:rsidRPr="00EC74DC" w:rsidRDefault="007653F1" w:rsidP="000559BE">
      <w:pPr>
        <w:spacing w:after="120" w:line="240" w:lineRule="auto"/>
        <w:rPr>
          <w:rFonts w:cs="Arial"/>
          <w:lang w:eastAsia="en-US"/>
        </w:rPr>
      </w:pPr>
      <w:r w:rsidRPr="00EC74DC">
        <w:rPr>
          <w:rFonts w:cs="Arial"/>
          <w:lang w:eastAsia="en-US"/>
        </w:rPr>
        <w:t>Support files</w:t>
      </w:r>
      <w:ins w:id="873" w:author="Jeff Wootton" w:date="2024-06-24T14:21:00Z" w16du:dateUtc="2024-06-24T12:21:00Z">
        <w:r w:rsidR="00280665">
          <w:rPr>
            <w:rFonts w:cs="Arial"/>
            <w:lang w:eastAsia="en-US"/>
          </w:rPr>
          <w:t>, with the exception of Catalogue files,</w:t>
        </w:r>
      </w:ins>
      <w:r w:rsidRPr="00EC74DC">
        <w:rPr>
          <w:rFonts w:cs="Arial"/>
          <w:lang w:eastAsia="en-US"/>
        </w:rPr>
        <w:t xml:space="preserve">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del w:id="874" w:author="Jeff Wootton" w:date="2024-06-24T14:21:00Z" w16du:dateUtc="2024-06-24T12:21:00Z">
        <w:r w:rsidR="007F0E40" w:rsidRPr="00EC74DC">
          <w:rPr>
            <w:rFonts w:cs="Arial"/>
            <w:lang w:eastAsia="en-US"/>
          </w:rPr>
          <w:delText xml:space="preserve">, </w:delText>
        </w:r>
        <w:r w:rsidR="007F0E40" w:rsidRPr="00EC74DC">
          <w:rPr>
            <w:rFonts w:cs="Arial"/>
            <w:lang w:val="en-US" w:eastAsia="en-US"/>
          </w:rPr>
          <w:delText>refer to</w:delText>
        </w:r>
      </w:del>
      <w:ins w:id="875" w:author="Jeff Wootton" w:date="2024-06-24T14:21:00Z" w16du:dateUtc="2024-06-24T12:21:00Z">
        <w:r w:rsidR="00280665">
          <w:rPr>
            <w:rFonts w:cs="Arial"/>
            <w:lang w:eastAsia="en-US"/>
          </w:rPr>
          <w:t xml:space="preserve"> named SUPPORT_FILES</w:t>
        </w:r>
        <w:r w:rsidRPr="00EC74DC">
          <w:rPr>
            <w:rFonts w:cs="Arial"/>
            <w:lang w:eastAsia="en-US"/>
          </w:rPr>
          <w:t>.</w:t>
        </w:r>
        <w:r w:rsidR="00A41D4D">
          <w:rPr>
            <w:rFonts w:cs="Arial"/>
            <w:lang w:eastAsia="en-US"/>
          </w:rPr>
          <w:t xml:space="preserve"> The Catalogue files must be stored within the Exchange Set in a folder named “CATALOGUES”. </w:t>
        </w:r>
        <w:r w:rsidR="00A41D4D">
          <w:rPr>
            <w:rFonts w:cs="Arial"/>
            <w:lang w:val="en-US" w:eastAsia="en-US"/>
          </w:rPr>
          <w:t>R</w:t>
        </w:r>
        <w:r w:rsidR="00A41D4D" w:rsidRPr="00EC74DC">
          <w:rPr>
            <w:rFonts w:cs="Arial"/>
            <w:lang w:val="en-US" w:eastAsia="en-US"/>
          </w:rPr>
          <w:t xml:space="preserve">efer to </w:t>
        </w:r>
        <w:r w:rsidR="00A41D4D">
          <w:rPr>
            <w:rFonts w:cs="Arial"/>
            <w:lang w:val="en-US" w:eastAsia="en-US"/>
          </w:rPr>
          <w:t>S-100 Part 17, clause 17-4.2</w:t>
        </w:r>
      </w:ins>
      <w:r w:rsidR="00A41D4D">
        <w:rPr>
          <w:rFonts w:cs="Arial"/>
          <w:lang w:val="en-US" w:eastAsia="en-US"/>
        </w:rPr>
        <w:t xml:space="preserve"> Figure </w:t>
      </w:r>
      <w:del w:id="876" w:author="Jeff Wootton" w:date="2024-06-24T14:21:00Z" w16du:dateUtc="2024-06-24T12:21:00Z">
        <w:r w:rsidR="000559BE">
          <w:rPr>
            <w:rFonts w:cs="Arial"/>
            <w:lang w:val="en-US" w:eastAsia="en-US"/>
          </w:rPr>
          <w:delText>12</w:delText>
        </w:r>
      </w:del>
      <w:ins w:id="877" w:author="Jeff Wootton" w:date="2024-06-24T14:21:00Z" w16du:dateUtc="2024-06-24T12:21:00Z">
        <w:r w:rsidR="00A41D4D" w:rsidRPr="00A40D08">
          <w:rPr>
            <w:rFonts w:cs="Arial"/>
            <w:lang w:val="en-US" w:eastAsia="en-US"/>
          </w:rPr>
          <w:t>17</w:t>
        </w:r>
      </w:ins>
      <w:r w:rsidR="00A41D4D" w:rsidRPr="00A40D08">
        <w:rPr>
          <w:rFonts w:cs="Arial"/>
          <w:lang w:val="en-US" w:eastAsia="en-US"/>
        </w:rPr>
        <w:t xml:space="preserve">-3 – </w:t>
      </w:r>
      <w:ins w:id="878" w:author="Jeff Wootton" w:date="2024-06-24T14:21:00Z" w16du:dateUtc="2024-06-24T12:21:00Z">
        <w:r w:rsidR="00A41D4D" w:rsidRPr="00A40D08">
          <w:rPr>
            <w:rFonts w:cs="Arial"/>
            <w:lang w:val="en-US" w:eastAsia="en-US"/>
          </w:rPr>
          <w:t xml:space="preserve">An </w:t>
        </w:r>
      </w:ins>
      <w:r w:rsidR="00A41D4D" w:rsidRPr="00A40D08">
        <w:rPr>
          <w:rFonts w:cs="Arial"/>
          <w:lang w:val="en-US" w:eastAsia="en-US"/>
        </w:rPr>
        <w:t>S-</w:t>
      </w:r>
      <w:del w:id="879" w:author="Jeff Wootton" w:date="2024-06-24T14:21:00Z" w16du:dateUtc="2024-06-24T12:21:00Z">
        <w:r w:rsidR="007F0E40" w:rsidRPr="00EC74DC">
          <w:rPr>
            <w:rFonts w:cs="Arial"/>
            <w:lang w:val="en-US" w:eastAsia="en-US"/>
          </w:rPr>
          <w:delText>101</w:delText>
        </w:r>
      </w:del>
      <w:ins w:id="880" w:author="Jeff Wootton" w:date="2024-06-24T14:21:00Z" w16du:dateUtc="2024-06-24T12:21:00Z">
        <w:r w:rsidR="00A41D4D" w:rsidRPr="00A40D08">
          <w:rPr>
            <w:rFonts w:cs="Arial"/>
            <w:lang w:val="en-US" w:eastAsia="en-US"/>
          </w:rPr>
          <w:t>100</w:t>
        </w:r>
      </w:ins>
      <w:r w:rsidR="00A41D4D" w:rsidRPr="00A40D08">
        <w:rPr>
          <w:rFonts w:cs="Arial"/>
          <w:lang w:val="en-US" w:eastAsia="en-US"/>
        </w:rPr>
        <w:t xml:space="preserve"> Exchange Set</w:t>
      </w:r>
      <w:ins w:id="881" w:author="Jeff Wootton" w:date="2024-06-24T14:21:00Z" w16du:dateUtc="2024-06-24T12:21:00Z">
        <w:r w:rsidR="00A41D4D" w:rsidRPr="00A40D08">
          <w:rPr>
            <w:rFonts w:cs="Arial"/>
            <w:lang w:val="en-US" w:eastAsia="en-US"/>
          </w:rPr>
          <w:t xml:space="preserve"> folder structure</w:t>
        </w:r>
      </w:ins>
      <w:r w:rsidR="00A41D4D">
        <w:rPr>
          <w:lang w:val="en-US"/>
          <w:rPrChange w:id="882" w:author="Jeff Wootton" w:date="2024-06-24T14:21:00Z" w16du:dateUtc="2024-06-24T12:21:00Z">
            <w:rPr/>
          </w:rPrChange>
        </w:rPr>
        <w:t>.</w:t>
      </w:r>
    </w:p>
    <w:p w14:paraId="0F06E603" w14:textId="68E62423"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w:t>
      </w:r>
      <w:del w:id="883" w:author="Jeff Wootton" w:date="2024-06-24T14:21:00Z" w16du:dateUtc="2024-06-24T12:21:00Z">
        <w:r w:rsidRPr="00EC74DC">
          <w:rPr>
            <w:rFonts w:cs="Arial"/>
            <w:lang w:val="en-US" w:eastAsia="en-US"/>
          </w:rPr>
          <w:delText>a</w:delText>
        </w:r>
      </w:del>
      <w:ins w:id="884" w:author="Jeff Wootton" w:date="2024-06-24T14:21:00Z" w16du:dateUtc="2024-06-24T12:21:00Z">
        <w:r w:rsidRPr="00EC74DC">
          <w:rPr>
            <w:rFonts w:cs="Arial"/>
            <w:lang w:val="en-US" w:eastAsia="en-US"/>
          </w:rPr>
          <w:t>a</w:t>
        </w:r>
        <w:r w:rsidR="00A41D4D">
          <w:rPr>
            <w:rFonts w:cs="Arial"/>
            <w:lang w:val="en-US" w:eastAsia="en-US"/>
          </w:rPr>
          <w:t>n ENC</w:t>
        </w:r>
      </w:ins>
      <w:r w:rsidR="00A41D4D">
        <w:rPr>
          <w:rFonts w:cs="Arial"/>
          <w:lang w:val="en-US" w:eastAsia="en-US"/>
        </w:rPr>
        <w:t xml:space="preserve"> </w:t>
      </w:r>
      <w:r w:rsidRPr="00EC74DC">
        <w:rPr>
          <w:rFonts w:cs="Arial"/>
          <w:lang w:val="en-US" w:eastAsia="en-US"/>
        </w:rPr>
        <w:t xml:space="preserve">support file name after a deletion </w:t>
      </w:r>
      <w:del w:id="885" w:author="Jeff Wootton" w:date="2024-06-24T14:21:00Z" w16du:dateUtc="2024-06-24T12:21:00Z">
        <w:r w:rsidRPr="00EC74DC">
          <w:rPr>
            <w:rFonts w:cs="Arial"/>
            <w:lang w:val="en-US" w:eastAsia="en-US"/>
          </w:rPr>
          <w:delText xml:space="preserve">period </w:delText>
        </w:r>
      </w:del>
      <w:r w:rsidRPr="00EC74DC">
        <w:rPr>
          <w:rFonts w:cs="Arial"/>
          <w:lang w:val="en-US" w:eastAsia="en-US"/>
        </w:rPr>
        <w:t xml:space="preserve">is possible only if the </w:t>
      </w:r>
      <w:ins w:id="886" w:author="Jeff Wootton" w:date="2024-06-24T14:21:00Z" w16du:dateUtc="2024-06-24T12:21:00Z">
        <w:r w:rsidR="00A41D4D">
          <w:rPr>
            <w:rFonts w:cs="Arial"/>
            <w:lang w:val="en-US" w:eastAsia="en-US"/>
          </w:rPr>
          <w:t xml:space="preserve">ENC </w:t>
        </w:r>
      </w:ins>
      <w:r w:rsidRPr="00EC74DC">
        <w:rPr>
          <w:rFonts w:cs="Arial"/>
          <w:lang w:val="en-US" w:eastAsia="en-US"/>
        </w:rPr>
        <w:t xml:space="preserve">support file edition number is higher than the previous edition number before </w:t>
      </w:r>
      <w:ins w:id="887" w:author="Jeff Wootton" w:date="2024-06-24T14:21:00Z" w16du:dateUtc="2024-06-24T12:21:00Z">
        <w:r w:rsidR="00A41D4D">
          <w:rPr>
            <w:rFonts w:cs="Arial"/>
            <w:lang w:val="en-US" w:eastAsia="en-US"/>
          </w:rPr>
          <w:t xml:space="preserve">the </w:t>
        </w:r>
      </w:ins>
      <w:r w:rsidRPr="00EC74DC">
        <w:rPr>
          <w:rFonts w:cs="Arial"/>
          <w:lang w:val="en-US" w:eastAsia="en-US"/>
        </w:rPr>
        <w:t>deletion.</w:t>
      </w:r>
    </w:p>
    <w:p w14:paraId="0A30B043" w14:textId="31FFACD6"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08E6A461" w14:textId="60053432" w:rsidR="006D018A" w:rsidRPr="00EC74DC" w:rsidRDefault="006D018A" w:rsidP="000559BE">
      <w:pPr>
        <w:spacing w:after="120" w:line="240" w:lineRule="auto"/>
        <w:rPr>
          <w:rFonts w:cs="Arial"/>
          <w:lang w:val="en-US" w:eastAsia="en-US"/>
        </w:rPr>
      </w:pPr>
      <w:r w:rsidRPr="00EC74DC">
        <w:rPr>
          <w:rFonts w:cs="Arial"/>
          <w:lang w:val="en-US" w:eastAsia="en-US"/>
        </w:rPr>
        <w:t xml:space="preserve">If </w:t>
      </w:r>
      <w:del w:id="888" w:author="Jeff Wootton" w:date="2024-06-24T14:21:00Z" w16du:dateUtc="2024-06-24T12:21:00Z">
        <w:r w:rsidRPr="00EC74DC">
          <w:rPr>
            <w:rFonts w:cs="Arial"/>
            <w:lang w:val="en-US" w:eastAsia="en-US"/>
          </w:rPr>
          <w:delText>a</w:delText>
        </w:r>
      </w:del>
      <w:ins w:id="889" w:author="Jeff Wootton" w:date="2024-06-24T14:21:00Z" w16du:dateUtc="2024-06-24T12:21:00Z">
        <w:r w:rsidRPr="00EC74DC">
          <w:rPr>
            <w:rFonts w:cs="Arial"/>
            <w:lang w:val="en-US" w:eastAsia="en-US"/>
          </w:rPr>
          <w:t>a</w:t>
        </w:r>
        <w:r w:rsidR="00A41D4D">
          <w:rPr>
            <w:rFonts w:cs="Arial"/>
            <w:lang w:val="en-US" w:eastAsia="en-US"/>
          </w:rPr>
          <w:t>n ENC</w:t>
        </w:r>
      </w:ins>
      <w:r w:rsidR="00A41D4D">
        <w:rPr>
          <w:rFonts w:cs="Arial"/>
          <w:lang w:val="en-US" w:eastAsia="en-US"/>
        </w:rPr>
        <w:t xml:space="preserve"> </w:t>
      </w:r>
      <w:r w:rsidRPr="00EC74DC">
        <w:rPr>
          <w:rFonts w:cs="Arial"/>
          <w:lang w:val="en-US" w:eastAsia="en-US"/>
        </w:rPr>
        <w:t xml:space="preserve">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096B5C45" w14:textId="6EA70670" w:rsidR="00F03E4F" w:rsidRPr="00202CE3" w:rsidRDefault="006D018A" w:rsidP="000559BE">
      <w:pPr>
        <w:spacing w:after="120" w:line="240" w:lineRule="auto"/>
        <w:rPr>
          <w:lang w:val="en-US"/>
        </w:rPr>
      </w:pPr>
      <w:r w:rsidRPr="00EC74DC">
        <w:rPr>
          <w:rFonts w:cs="Arial"/>
          <w:lang w:val="en-US" w:eastAsia="en-US"/>
        </w:rPr>
        <w:lastRenderedPageBreak/>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w:t>
      </w:r>
      <w:del w:id="890" w:author="Jeff Wootton" w:date="2024-06-24T14:21:00Z" w16du:dateUtc="2024-06-24T12:21:00Z">
        <w:r w:rsidRPr="00EC74DC">
          <w:rPr>
            <w:rFonts w:cs="Arial"/>
            <w:lang w:val="en-US" w:eastAsia="en-US"/>
          </w:rPr>
          <w:delText>a</w:delText>
        </w:r>
      </w:del>
      <w:ins w:id="891" w:author="Jeff Wootton" w:date="2024-06-24T14:21:00Z" w16du:dateUtc="2024-06-24T12:21:00Z">
        <w:r w:rsidRPr="00EC74DC">
          <w:rPr>
            <w:rFonts w:cs="Arial"/>
            <w:lang w:val="en-US" w:eastAsia="en-US"/>
          </w:rPr>
          <w:t>a</w:t>
        </w:r>
        <w:r w:rsidR="00A41D4D">
          <w:rPr>
            <w:rFonts w:cs="Arial"/>
            <w:lang w:val="en-US" w:eastAsia="en-US"/>
          </w:rPr>
          <w:t>n ENC</w:t>
        </w:r>
      </w:ins>
      <w:r w:rsidR="00A41D4D">
        <w:rPr>
          <w:rFonts w:cs="Arial"/>
          <w:lang w:val="en-US" w:eastAsia="en-US"/>
        </w:rPr>
        <w:t xml:space="preserve"> </w:t>
      </w:r>
      <w:r w:rsidRPr="00EC74DC">
        <w:rPr>
          <w:rFonts w:cs="Arial"/>
          <w:lang w:val="en-US" w:eastAsia="en-US"/>
        </w:rPr>
        <w:t>support file contains changes not applicable to all previous associated features, a completely new</w:t>
      </w:r>
      <w:r w:rsidR="000559BE">
        <w:rPr>
          <w:rFonts w:cs="Arial"/>
          <w:lang w:val="en-US" w:eastAsia="en-US"/>
        </w:rPr>
        <w:t xml:space="preserve"> </w:t>
      </w:r>
      <w:ins w:id="892" w:author="Jeff Wootton" w:date="2024-06-24T14:21:00Z" w16du:dateUtc="2024-06-24T12:21:00Z">
        <w:r w:rsidR="00A41D4D">
          <w:rPr>
            <w:rFonts w:cs="Arial"/>
            <w:lang w:val="en-US" w:eastAsia="en-US"/>
          </w:rPr>
          <w:t xml:space="preserve">ENC support </w:t>
        </w:r>
      </w:ins>
      <w:r w:rsidR="000559BE">
        <w:rPr>
          <w:rFonts w:cs="Arial"/>
          <w:lang w:val="en-US" w:eastAsia="en-US"/>
        </w:rPr>
        <w:t xml:space="preserve">file must be created instead. </w:t>
      </w:r>
      <w:r w:rsidRPr="00EC74DC">
        <w:rPr>
          <w:rFonts w:cs="Arial"/>
          <w:lang w:val="en-US" w:eastAsia="en-US"/>
        </w:rPr>
        <w:t xml:space="preserve">This is to maintain the </w:t>
      </w:r>
      <w:ins w:id="893" w:author="Jeff Wootton" w:date="2024-06-24T14:21:00Z" w16du:dateUtc="2024-06-24T12:21:00Z">
        <w:r w:rsidR="00A41D4D">
          <w:rPr>
            <w:rFonts w:cs="Arial"/>
            <w:lang w:val="en-US" w:eastAsia="en-US"/>
          </w:rPr>
          <w:t xml:space="preserve">ENC </w:t>
        </w:r>
      </w:ins>
      <w:r w:rsidRPr="00EC74DC">
        <w:rPr>
          <w:rFonts w:cs="Arial"/>
          <w:lang w:val="en-US" w:eastAsia="en-US"/>
        </w:rPr>
        <w:t xml:space="preserve">support file information </w:t>
      </w:r>
      <w:del w:id="894" w:author="Jeff Wootton" w:date="2024-06-24T14:21:00Z" w16du:dateUtc="2024-06-24T12:21:00Z">
        <w:r w:rsidRPr="00EC74DC">
          <w:rPr>
            <w:rFonts w:cs="Arial"/>
            <w:lang w:val="en-US" w:eastAsia="en-US"/>
          </w:rPr>
          <w:delText>in</w:delText>
        </w:r>
      </w:del>
      <w:ins w:id="895" w:author="Jeff Wootton" w:date="2024-06-24T14:21:00Z" w16du:dateUtc="2024-06-24T12:21:00Z">
        <w:r w:rsidR="00A41D4D">
          <w:rPr>
            <w:rFonts w:cs="Arial"/>
            <w:lang w:val="en-US" w:eastAsia="en-US"/>
          </w:rPr>
          <w:t>for</w:t>
        </w:r>
      </w:ins>
      <w:r w:rsidR="00A41D4D" w:rsidRPr="00EC74DC">
        <w:rPr>
          <w:rFonts w:cs="Arial"/>
          <w:lang w:val="en-US" w:eastAsia="en-US"/>
        </w:rPr>
        <w:t xml:space="preserve"> </w:t>
      </w:r>
      <w:r w:rsidRPr="00EC74DC">
        <w:rPr>
          <w:rFonts w:cs="Arial"/>
          <w:lang w:val="en-US" w:eastAsia="en-US"/>
        </w:rPr>
        <w:t>the associated features not</w:t>
      </w:r>
      <w:r w:rsidR="000559BE">
        <w:rPr>
          <w:rFonts w:cs="Arial"/>
          <w:lang w:val="en-US" w:eastAsia="en-US"/>
        </w:rPr>
        <w:t xml:space="preserve"> effected by the </w:t>
      </w:r>
      <w:del w:id="896" w:author="Jeff Wootton" w:date="2024-06-24T14:21:00Z" w16du:dateUtc="2024-06-24T12:21:00Z">
        <w:r w:rsidR="000559BE">
          <w:rPr>
            <w:rFonts w:cs="Arial"/>
            <w:lang w:val="en-US" w:eastAsia="en-US"/>
          </w:rPr>
          <w:delText xml:space="preserve">last </w:delText>
        </w:r>
      </w:del>
      <w:r w:rsidR="000559BE">
        <w:rPr>
          <w:rFonts w:cs="Arial"/>
          <w:lang w:val="en-US" w:eastAsia="en-US"/>
        </w:rPr>
        <w:t xml:space="preserve">changes. </w:t>
      </w:r>
      <w:r w:rsidRPr="00EC74DC">
        <w:rPr>
          <w:rFonts w:cs="Arial"/>
          <w:lang w:val="en-US" w:eastAsia="en-US"/>
        </w:rPr>
        <w:t xml:space="preserve">The associations to the </w:t>
      </w:r>
      <w:del w:id="897" w:author="Jeff Wootton" w:date="2024-06-24T14:21:00Z" w16du:dateUtc="2024-06-24T12:21:00Z">
        <w:r w:rsidRPr="00EC74DC">
          <w:rPr>
            <w:rFonts w:cs="Arial"/>
            <w:lang w:val="en-US" w:eastAsia="en-US"/>
          </w:rPr>
          <w:delText>old</w:delText>
        </w:r>
      </w:del>
      <w:ins w:id="898" w:author="Jeff Wootton" w:date="2024-06-24T14:21:00Z" w16du:dateUtc="2024-06-24T12:21:00Z">
        <w:r w:rsidR="00F03E4F">
          <w:rPr>
            <w:rFonts w:cs="Arial"/>
            <w:lang w:val="en-US" w:eastAsia="en-US"/>
          </w:rPr>
          <w:t>original</w:t>
        </w:r>
      </w:ins>
      <w:r w:rsidR="00F03E4F" w:rsidRPr="00EC74DC">
        <w:rPr>
          <w:rFonts w:cs="Arial"/>
          <w:lang w:val="en-US" w:eastAsia="en-US"/>
        </w:rPr>
        <w:t xml:space="preserve"> </w:t>
      </w:r>
      <w:r w:rsidRPr="00EC74DC">
        <w:rPr>
          <w:rFonts w:cs="Arial"/>
          <w:lang w:val="en-US" w:eastAsia="en-US"/>
        </w:rPr>
        <w:t>file must then be removed</w:t>
      </w:r>
      <w:r w:rsidR="00F03E4F">
        <w:rPr>
          <w:rFonts w:cs="Arial"/>
          <w:lang w:val="en-US" w:eastAsia="en-US"/>
        </w:rPr>
        <w:t xml:space="preserve"> </w:t>
      </w:r>
      <w:ins w:id="899" w:author="Jeff Wootton" w:date="2024-06-24T14:21:00Z" w16du:dateUtc="2024-06-24T12:21:00Z">
        <w:r w:rsidR="00F03E4F">
          <w:rPr>
            <w:rFonts w:cs="Arial"/>
            <w:lang w:val="en-US" w:eastAsia="en-US"/>
          </w:rPr>
          <w:t>for the relevant features</w:t>
        </w:r>
        <w:r w:rsidRPr="00EC74DC">
          <w:rPr>
            <w:rFonts w:cs="Arial"/>
            <w:lang w:val="en-US" w:eastAsia="en-US"/>
          </w:rPr>
          <w:t xml:space="preserve"> </w:t>
        </w:r>
      </w:ins>
      <w:r w:rsidRPr="00EC74DC">
        <w:rPr>
          <w:rFonts w:cs="Arial"/>
          <w:lang w:val="en-US" w:eastAsia="en-US"/>
        </w:rPr>
        <w:t>and new associations cre</w:t>
      </w:r>
      <w:r w:rsidR="000559BE">
        <w:rPr>
          <w:rFonts w:cs="Arial"/>
          <w:lang w:val="en-US" w:eastAsia="en-US"/>
        </w:rPr>
        <w:t xml:space="preserve">ated for the new </w:t>
      </w:r>
      <w:ins w:id="900" w:author="Jeff Wootton" w:date="2024-06-24T14:21:00Z" w16du:dateUtc="2024-06-24T12:21:00Z">
        <w:r w:rsidR="00F03E4F">
          <w:rPr>
            <w:rFonts w:cs="Arial"/>
            <w:lang w:val="en-US" w:eastAsia="en-US"/>
          </w:rPr>
          <w:t xml:space="preserve">ENC </w:t>
        </w:r>
      </w:ins>
      <w:r w:rsidR="000559BE">
        <w:rPr>
          <w:rFonts w:cs="Arial"/>
          <w:lang w:val="en-US" w:eastAsia="en-US"/>
        </w:rPr>
        <w:t>support file</w:t>
      </w:r>
      <w:del w:id="901" w:author="Jeff Wootton" w:date="2024-06-24T14:21:00Z" w16du:dateUtc="2024-06-24T12:21:00Z">
        <w:r w:rsidR="000559BE">
          <w:rPr>
            <w:rFonts w:cs="Arial"/>
            <w:lang w:val="en-US" w:eastAsia="en-US"/>
          </w:rPr>
          <w:delText>.</w:delText>
        </w:r>
      </w:del>
      <w:ins w:id="902" w:author="Jeff Wootton" w:date="2024-06-24T14:21:00Z" w16du:dateUtc="2024-06-24T12:21:00Z">
        <w:r w:rsidR="00F03E4F">
          <w:rPr>
            <w:rFonts w:cs="Arial"/>
            <w:lang w:val="en-US" w:eastAsia="en-US"/>
          </w:rPr>
          <w:t xml:space="preserve"> and applied by ENC update</w:t>
        </w:r>
        <w:r w:rsidR="000559BE">
          <w:rPr>
            <w:rFonts w:cs="Arial"/>
            <w:lang w:val="en-US" w:eastAsia="en-US"/>
          </w:rPr>
          <w:t>.</w:t>
        </w:r>
      </w:ins>
      <w:r w:rsidR="000559BE">
        <w:rPr>
          <w:rFonts w:cs="Arial"/>
          <w:lang w:val="en-US" w:eastAsia="en-US"/>
        </w:rPr>
        <w:t xml:space="preserve"> </w:t>
      </w:r>
      <w:r w:rsidRPr="00EC74DC">
        <w:rPr>
          <w:rFonts w:cs="Arial"/>
          <w:lang w:val="en-US" w:eastAsia="en-US"/>
        </w:rPr>
        <w:t xml:space="preserve">Features where changes were not applicable will continue to use the </w:t>
      </w:r>
      <w:del w:id="903" w:author="Jeff Wootton" w:date="2024-06-24T14:21:00Z" w16du:dateUtc="2024-06-24T12:21:00Z">
        <w:r w:rsidRPr="00EC74DC">
          <w:rPr>
            <w:rFonts w:cs="Arial"/>
            <w:lang w:val="en-US" w:eastAsia="en-US"/>
          </w:rPr>
          <w:delText>old</w:delText>
        </w:r>
      </w:del>
      <w:ins w:id="904" w:author="Jeff Wootton" w:date="2024-06-24T14:21:00Z" w16du:dateUtc="2024-06-24T12:21:00Z">
        <w:r w:rsidR="00F03E4F">
          <w:rPr>
            <w:rFonts w:cs="Arial"/>
            <w:lang w:val="en-US" w:eastAsia="en-US"/>
          </w:rPr>
          <w:t>original</w:t>
        </w:r>
        <w:r w:rsidR="00F03E4F" w:rsidRPr="00EC74DC">
          <w:rPr>
            <w:rFonts w:cs="Arial"/>
            <w:lang w:val="en-US" w:eastAsia="en-US"/>
          </w:rPr>
          <w:t xml:space="preserve"> </w:t>
        </w:r>
        <w:r w:rsidR="00F03E4F">
          <w:rPr>
            <w:rFonts w:cs="Arial"/>
            <w:lang w:val="en-US" w:eastAsia="en-US"/>
          </w:rPr>
          <w:t>ENC</w:t>
        </w:r>
      </w:ins>
      <w:r w:rsidR="00F03E4F">
        <w:rPr>
          <w:rFonts w:cs="Arial"/>
          <w:lang w:val="en-US" w:eastAsia="en-US"/>
        </w:rPr>
        <w:t xml:space="preserve"> </w:t>
      </w:r>
      <w:r w:rsidRPr="00EC74DC">
        <w:rPr>
          <w:rFonts w:cs="Arial"/>
          <w:lang w:val="en-US" w:eastAsia="en-US"/>
        </w:rPr>
        <w:t>support file.</w:t>
      </w:r>
      <w:r w:rsidR="00F03E4F">
        <w:rPr>
          <w:rFonts w:cs="Arial"/>
          <w:lang w:val="en-US" w:eastAsia="en-US"/>
        </w:rPr>
        <w:t xml:space="preserve"> </w:t>
      </w:r>
    </w:p>
    <w:p w14:paraId="59A9919D" w14:textId="07F79A12" w:rsidR="00E73EDF" w:rsidRPr="00EC74DC" w:rsidRDefault="00F03E4F" w:rsidP="000559BE">
      <w:pPr>
        <w:spacing w:after="120" w:line="240" w:lineRule="auto"/>
        <w:rPr>
          <w:ins w:id="905" w:author="Jeff Wootton" w:date="2024-06-24T14:21:00Z" w16du:dateUtc="2024-06-24T12:21:00Z"/>
          <w:rFonts w:cs="Arial"/>
          <w:lang w:eastAsia="en-US"/>
        </w:rPr>
      </w:pPr>
      <w:ins w:id="906" w:author="Jeff Wootton" w:date="2024-06-24T14:21:00Z" w16du:dateUtc="2024-06-24T12:21:00Z">
        <w:r>
          <w:rPr>
            <w:rFonts w:cs="Arial"/>
            <w:lang w:val="en-US" w:eastAsia="en-US"/>
          </w:rPr>
          <w:t>In all cases, the ENC update(s) and the associated new or updated ENC support file(s) must be included in the same Exchange Set.</w:t>
        </w:r>
        <w:r w:rsidR="002E54E8">
          <w:rPr>
            <w:rFonts w:cs="Arial"/>
            <w:lang w:val="en-US" w:eastAsia="en-US"/>
          </w:rPr>
          <w:t xml:space="preserve"> If the original ENC support file’s supportFileDiscoveryMetadata “supportedResource” was originally populated to reference one of more ENCs, then it can be updated in the CATALOG.XML without adding the original ENC support file in the Exchange set.</w:t>
        </w:r>
      </w:ins>
    </w:p>
    <w:p w14:paraId="50D10ECD" w14:textId="206DB7C6"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 xml:space="preserve">The following scenario demonstrates the rules related to versioning and issuing of new </w:t>
      </w:r>
      <w:ins w:id="907" w:author="Jeff Wootton" w:date="2024-06-24T14:21:00Z" w16du:dateUtc="2024-06-24T12:21:00Z">
        <w:r w:rsidR="00F03E4F">
          <w:rPr>
            <w:rFonts w:eastAsia="Arial" w:cs="Arial"/>
            <w:lang w:val="en-US" w:eastAsia="en-US"/>
          </w:rPr>
          <w:t xml:space="preserve">ENC </w:t>
        </w:r>
      </w:ins>
      <w:r w:rsidRPr="00EC74DC">
        <w:rPr>
          <w:rFonts w:eastAsia="Arial" w:cs="Arial"/>
          <w:lang w:val="en-US" w:eastAsia="en-US"/>
        </w:rPr>
        <w:t>support files:</w:t>
      </w:r>
    </w:p>
    <w:p w14:paraId="7F31B4E5" w14:textId="18AEF911" w:rsidR="005D1F0B" w:rsidRPr="00EC74DC" w:rsidRDefault="003963E3" w:rsidP="00202CE3">
      <w:pPr>
        <w:spacing w:after="120" w:line="240" w:lineRule="auto"/>
        <w:ind w:left="284"/>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 xml:space="preserve">Three Caution areas are encoded within three different ENCs. All of them </w:t>
      </w:r>
      <w:del w:id="908" w:author="Jeff Wootton" w:date="2024-06-24T14:21:00Z" w16du:dateUtc="2024-06-24T12:21:00Z">
        <w:r w:rsidR="005D1F0B" w:rsidRPr="00EC74DC">
          <w:rPr>
            <w:rFonts w:eastAsia="Arial" w:cs="Arial"/>
            <w:lang w:val="en-US" w:eastAsia="en-US"/>
          </w:rPr>
          <w:delText>references</w:delText>
        </w:r>
      </w:del>
      <w:ins w:id="909" w:author="Jeff Wootton" w:date="2024-06-24T14:21:00Z" w16du:dateUtc="2024-06-24T12:21:00Z">
        <w:r w:rsidR="005D1F0B" w:rsidRPr="00EC74DC">
          <w:rPr>
            <w:rFonts w:eastAsia="Arial" w:cs="Arial"/>
            <w:lang w:val="en-US" w:eastAsia="en-US"/>
          </w:rPr>
          <w:t>reference</w:t>
        </w:r>
      </w:ins>
      <w:r w:rsidR="005D1F0B" w:rsidRPr="00EC74DC">
        <w:rPr>
          <w:rFonts w:eastAsia="Arial" w:cs="Arial"/>
          <w:lang w:val="en-US" w:eastAsia="en-US"/>
        </w:rPr>
        <w:t xml:space="preserve"> the same</w:t>
      </w:r>
      <w:ins w:id="910" w:author="Jeff Wootton" w:date="2024-06-24T14:21:00Z" w16du:dateUtc="2024-06-24T12:21:00Z">
        <w:r w:rsidR="005D1F0B" w:rsidRPr="00EC74DC">
          <w:rPr>
            <w:rFonts w:eastAsia="Arial" w:cs="Arial"/>
            <w:lang w:val="en-US" w:eastAsia="en-US"/>
          </w:rPr>
          <w:t xml:space="preserve"> </w:t>
        </w:r>
        <w:r w:rsidR="00F03E4F">
          <w:rPr>
            <w:rFonts w:eastAsia="Arial" w:cs="Arial"/>
            <w:lang w:val="en-US" w:eastAsia="en-US"/>
          </w:rPr>
          <w:t>ENC</w:t>
        </w:r>
      </w:ins>
      <w:r w:rsidR="00F03E4F">
        <w:rPr>
          <w:rFonts w:eastAsia="Arial" w:cs="Arial"/>
          <w:lang w:val="en-US" w:eastAsia="en-US"/>
        </w:rPr>
        <w:t xml:space="preserve"> </w:t>
      </w:r>
      <w:r w:rsidR="005D1F0B" w:rsidRPr="00EC74DC">
        <w:rPr>
          <w:rFonts w:eastAsia="Arial" w:cs="Arial"/>
          <w:lang w:val="en-US" w:eastAsia="en-US"/>
        </w:rPr>
        <w:t>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5DA35861">
            <wp:extent cx="3737113" cy="25285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7896" cy="2556108"/>
                    </a:xfrm>
                    <a:prstGeom prst="rect">
                      <a:avLst/>
                    </a:prstGeom>
                    <a:noFill/>
                    <a:ln>
                      <a:noFill/>
                    </a:ln>
                  </pic:spPr>
                </pic:pic>
              </a:graphicData>
            </a:graphic>
          </wp:inline>
        </w:drawing>
      </w:r>
    </w:p>
    <w:p w14:paraId="161EDC69" w14:textId="681C18B6"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xml:space="preserve">– Reference to </w:t>
      </w:r>
      <w:ins w:id="911" w:author="Jeff Wootton" w:date="2024-06-24T14:21:00Z" w16du:dateUtc="2024-06-24T12:21:00Z">
        <w:r w:rsidR="00DD4FD0">
          <w:rPr>
            <w:sz w:val="18"/>
            <w:szCs w:val="18"/>
          </w:rPr>
          <w:t xml:space="preserve">a </w:t>
        </w:r>
      </w:ins>
      <w:r w:rsidRPr="00E422B2">
        <w:rPr>
          <w:sz w:val="18"/>
          <w:szCs w:val="18"/>
        </w:rPr>
        <w:t xml:space="preserve">new </w:t>
      </w:r>
      <w:ins w:id="912" w:author="Jeff Wootton" w:date="2024-06-24T14:21:00Z" w16du:dateUtc="2024-06-24T12:21:00Z">
        <w:r w:rsidR="00F03E4F">
          <w:rPr>
            <w:sz w:val="18"/>
            <w:szCs w:val="18"/>
          </w:rPr>
          <w:t xml:space="preserve">ENC </w:t>
        </w:r>
      </w:ins>
      <w:r w:rsidRPr="00E422B2">
        <w:rPr>
          <w:sz w:val="18"/>
          <w:szCs w:val="18"/>
        </w:rPr>
        <w:t>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1B338A5F" w:rsidR="005D1F0B" w:rsidRPr="00EC74DC" w:rsidRDefault="003963E3" w:rsidP="005323A8">
      <w:pPr>
        <w:spacing w:after="120" w:line="240" w:lineRule="auto"/>
        <w:ind w:left="284"/>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ins w:id="913" w:author="Jeff Wootton" w:date="2024-06-24T14:21:00Z" w16du:dateUtc="2024-06-24T12:21:00Z">
        <w:r w:rsidR="00DD4FD0">
          <w:rPr>
            <w:rFonts w:eastAsia="Arial" w:cs="Arial"/>
            <w:lang w:val="en-US" w:eastAsia="en-US"/>
          </w:rPr>
          <w:t xml:space="preserve">ENC </w:t>
        </w:r>
      </w:ins>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ins w:id="914" w:author="Jeff Wootton" w:date="2024-06-24T14:21:00Z" w16du:dateUtc="2024-06-24T12:21:00Z">
        <w:r w:rsidR="00DD4FD0">
          <w:rPr>
            <w:rFonts w:eastAsia="Arial" w:cs="Arial"/>
            <w:lang w:val="en-US" w:eastAsia="en-US"/>
          </w:rPr>
          <w:t xml:space="preserve">ENC </w:t>
        </w:r>
      </w:ins>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 xml:space="preserve">dition 1 of the </w:t>
      </w:r>
      <w:del w:id="915" w:author="Jeff Wootton" w:date="2024-06-24T14:21:00Z" w16du:dateUtc="2024-06-24T12:21:00Z">
        <w:r w:rsidR="00E95C47" w:rsidRPr="00EC74DC">
          <w:rPr>
            <w:rFonts w:eastAsia="Arial" w:cs="Arial"/>
            <w:lang w:val="en-US" w:eastAsia="en-US"/>
          </w:rPr>
          <w:delText xml:space="preserve">support </w:delText>
        </w:r>
      </w:del>
      <w:r w:rsidR="00E95C47" w:rsidRPr="00EC74DC">
        <w:rPr>
          <w:rFonts w:eastAsia="Arial" w:cs="Arial"/>
          <w:lang w:val="en-US" w:eastAsia="en-US"/>
        </w:rPr>
        <w:t>file is deleted from the system</w:t>
      </w:r>
      <w:r w:rsidR="00DD4FD0">
        <w:rPr>
          <w:rFonts w:eastAsia="Arial" w:cs="Arial"/>
          <w:lang w:val="en-US" w:eastAsia="en-US"/>
        </w:rPr>
        <w:t xml:space="preserve"> </w:t>
      </w:r>
      <w:ins w:id="916" w:author="Jeff Wootton" w:date="2024-06-24T14:21:00Z" w16du:dateUtc="2024-06-24T12:21:00Z">
        <w:r w:rsidR="00DD4FD0">
          <w:rPr>
            <w:rFonts w:eastAsia="Arial" w:cs="Arial"/>
            <w:lang w:val="en-US" w:eastAsia="en-US"/>
          </w:rPr>
          <w:t>or not used</w:t>
        </w:r>
        <w:r w:rsidR="00E95C47" w:rsidRPr="00EC74DC">
          <w:rPr>
            <w:rFonts w:eastAsia="Arial" w:cs="Arial"/>
            <w:lang w:val="en-US" w:eastAsia="en-US"/>
          </w:rPr>
          <w:t xml:space="preserve"> </w:t>
        </w:r>
      </w:ins>
      <w:r w:rsidR="00E95C47" w:rsidRPr="00EC74DC">
        <w:rPr>
          <w:rFonts w:eastAsia="Arial" w:cs="Arial"/>
          <w:lang w:val="en-US" w:eastAsia="en-US"/>
        </w:rPr>
        <w:t xml:space="preserve">if </w:t>
      </w:r>
      <w:ins w:id="917" w:author="Jeff Wootton" w:date="2024-06-24T14:21:00Z" w16du:dateUtc="2024-06-24T12:21:00Z">
        <w:r w:rsidR="00DD4FD0">
          <w:rPr>
            <w:rFonts w:eastAsia="Arial" w:cs="Arial"/>
            <w:lang w:val="en-US" w:eastAsia="en-US"/>
          </w:rPr>
          <w:t xml:space="preserve">no longer </w:t>
        </w:r>
      </w:ins>
      <w:r w:rsidR="00E95C47" w:rsidRPr="00EC74DC">
        <w:rPr>
          <w:rFonts w:eastAsia="Arial" w:cs="Arial"/>
          <w:lang w:val="en-US" w:eastAsia="en-US"/>
        </w:rPr>
        <w:t xml:space="preserve">referenced by </w:t>
      </w:r>
      <w:del w:id="918" w:author="Jeff Wootton" w:date="2024-06-24T14:21:00Z" w16du:dateUtc="2024-06-24T12:21:00Z">
        <w:r w:rsidR="00E95C47" w:rsidRPr="00EC74DC">
          <w:rPr>
            <w:rFonts w:eastAsia="Arial" w:cs="Arial"/>
            <w:lang w:val="en-US" w:eastAsia="en-US"/>
          </w:rPr>
          <w:delText>no</w:delText>
        </w:r>
      </w:del>
      <w:ins w:id="919" w:author="Jeff Wootton" w:date="2024-06-24T14:21:00Z" w16du:dateUtc="2024-06-24T12:21:00Z">
        <w:r w:rsidR="00DD4FD0">
          <w:rPr>
            <w:rFonts w:eastAsia="Arial" w:cs="Arial"/>
            <w:lang w:val="en-US" w:eastAsia="en-US"/>
          </w:rPr>
          <w:t>any</w:t>
        </w:r>
        <w:r w:rsidR="00CA2DA6">
          <w:rPr>
            <w:rFonts w:eastAsia="Arial" w:cs="Arial"/>
            <w:lang w:val="en-US" w:eastAsia="en-US"/>
          </w:rPr>
          <w:t xml:space="preserve"> ENC</w:t>
        </w:r>
      </w:ins>
      <w:r w:rsidR="00DD4FD0" w:rsidRPr="00EC74DC">
        <w:rPr>
          <w:rFonts w:eastAsia="Arial" w:cs="Arial"/>
          <w:lang w:val="en-US" w:eastAsia="en-US"/>
        </w:rPr>
        <w:t xml:space="preserve"> </w:t>
      </w:r>
      <w:r w:rsidR="00E95C47" w:rsidRPr="00EC74DC">
        <w:rPr>
          <w:rFonts w:eastAsia="Arial" w:cs="Arial"/>
          <w:lang w:val="en-US" w:eastAsia="en-US"/>
        </w:rPr>
        <w:t>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550B363A">
            <wp:extent cx="3745147" cy="274749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5568" cy="2799160"/>
                    </a:xfrm>
                    <a:prstGeom prst="rect">
                      <a:avLst/>
                    </a:prstGeom>
                    <a:noFill/>
                    <a:ln>
                      <a:noFill/>
                    </a:ln>
                  </pic:spPr>
                </pic:pic>
              </a:graphicData>
            </a:graphic>
          </wp:inline>
        </w:drawing>
      </w:r>
    </w:p>
    <w:p w14:paraId="56040FC1" w14:textId="38D66BCB"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ins w:id="920" w:author="Jeff Wootton" w:date="2024-06-24T14:21:00Z" w16du:dateUtc="2024-06-24T12:21:00Z">
        <w:r w:rsidR="00DD4FD0">
          <w:rPr>
            <w:sz w:val="18"/>
            <w:szCs w:val="18"/>
          </w:rPr>
          <w:t xml:space="preserve">a </w:t>
        </w:r>
      </w:ins>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 xml:space="preserve">dition of </w:t>
      </w:r>
      <w:del w:id="921" w:author="Jeff Wootton" w:date="2024-06-24T14:21:00Z" w16du:dateUtc="2024-06-24T12:21:00Z">
        <w:r w:rsidRPr="00E422B2">
          <w:rPr>
            <w:sz w:val="18"/>
            <w:szCs w:val="18"/>
          </w:rPr>
          <w:delText>a</w:delText>
        </w:r>
      </w:del>
      <w:ins w:id="922" w:author="Jeff Wootton" w:date="2024-06-24T14:21:00Z" w16du:dateUtc="2024-06-24T12:21:00Z">
        <w:r w:rsidRPr="00E422B2">
          <w:rPr>
            <w:sz w:val="18"/>
            <w:szCs w:val="18"/>
          </w:rPr>
          <w:t>a</w:t>
        </w:r>
        <w:r w:rsidR="00DD4FD0">
          <w:rPr>
            <w:sz w:val="18"/>
            <w:szCs w:val="18"/>
          </w:rPr>
          <w:t>n ENC</w:t>
        </w:r>
      </w:ins>
      <w:r w:rsidR="00DD4FD0">
        <w:rPr>
          <w:sz w:val="18"/>
          <w:szCs w:val="18"/>
        </w:rPr>
        <w:t xml:space="preserve"> </w:t>
      </w:r>
      <w:r w:rsidRPr="00E422B2">
        <w:rPr>
          <w:sz w:val="18"/>
          <w:szCs w:val="18"/>
        </w:rPr>
        <w:t>support file</w:t>
      </w:r>
    </w:p>
    <w:p w14:paraId="74DD40BE" w14:textId="4C2F1247" w:rsidR="005D1F0B" w:rsidRPr="00EC74DC" w:rsidRDefault="003963E3" w:rsidP="00B83E96">
      <w:pPr>
        <w:keepNext/>
        <w:keepLines/>
        <w:spacing w:after="120" w:line="240" w:lineRule="auto"/>
        <w:ind w:left="284"/>
        <w:rPr>
          <w:rFonts w:eastAsia="Arial" w:cs="Arial"/>
          <w:lang w:val="en-US" w:eastAsia="en-US"/>
        </w:rPr>
      </w:pPr>
      <w:r>
        <w:rPr>
          <w:rFonts w:eastAsia="Arial" w:cs="Arial"/>
          <w:lang w:val="en-US" w:eastAsia="en-US"/>
        </w:rPr>
        <w:lastRenderedPageBreak/>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 xml:space="preserve">Consequently, these ENCs can no longer refer to </w:t>
      </w:r>
      <w:ins w:id="923" w:author="Jeff Wootton" w:date="2024-06-24T14:21:00Z" w16du:dateUtc="2024-06-24T12:21:00Z">
        <w:r w:rsidR="00DD4FD0">
          <w:rPr>
            <w:rFonts w:eastAsia="Arial" w:cs="Arial"/>
            <w:lang w:val="en-US" w:eastAsia="en-US"/>
          </w:rPr>
          <w:t xml:space="preserve">ENC </w:t>
        </w:r>
      </w:ins>
      <w:r w:rsidR="005D1F0B" w:rsidRPr="00EC74DC">
        <w:rPr>
          <w:rFonts w:eastAsia="Arial" w:cs="Arial"/>
          <w:lang w:val="en-US" w:eastAsia="en-US"/>
        </w:rPr>
        <w:t>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16CD3797">
            <wp:extent cx="3771453" cy="255174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0450" cy="2584900"/>
                    </a:xfrm>
                    <a:prstGeom prst="rect">
                      <a:avLst/>
                    </a:prstGeom>
                    <a:noFill/>
                    <a:ln>
                      <a:noFill/>
                    </a:ln>
                  </pic:spPr>
                </pic:pic>
              </a:graphicData>
            </a:graphic>
          </wp:inline>
        </w:drawing>
      </w:r>
    </w:p>
    <w:p w14:paraId="44D00EC7" w14:textId="5718316F"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 xml:space="preserve">Changes to </w:t>
      </w:r>
      <w:ins w:id="924" w:author="Jeff Wootton" w:date="2024-06-24T14:21:00Z" w16du:dateUtc="2024-06-24T12:21:00Z">
        <w:r w:rsidR="00DD4FD0">
          <w:rPr>
            <w:sz w:val="18"/>
            <w:szCs w:val="18"/>
          </w:rPr>
          <w:t xml:space="preserve">an ENC </w:t>
        </w:r>
      </w:ins>
      <w:r w:rsidR="00E95C47" w:rsidRPr="00E422B2">
        <w:rPr>
          <w:sz w:val="18"/>
          <w:szCs w:val="18"/>
        </w:rPr>
        <w:t>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237E874F"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 xml:space="preserve">A new </w:t>
      </w:r>
      <w:ins w:id="925" w:author="Jeff Wootton" w:date="2024-06-24T14:21:00Z" w16du:dateUtc="2024-06-24T12:21:00Z">
        <w:r w:rsidR="00DD4FD0">
          <w:rPr>
            <w:rFonts w:eastAsia="Arial" w:cs="Arial"/>
            <w:lang w:val="en-US" w:eastAsia="en-US"/>
          </w:rPr>
          <w:t xml:space="preserve">ENC </w:t>
        </w:r>
      </w:ins>
      <w:r w:rsidR="005D1F0B" w:rsidRPr="005D1F0B">
        <w:rPr>
          <w:rFonts w:eastAsia="Arial" w:cs="Arial"/>
          <w:lang w:val="en-US" w:eastAsia="en-US"/>
        </w:rPr>
        <w:t>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46236539">
            <wp:extent cx="3772386" cy="270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8247" cy="2747882"/>
                    </a:xfrm>
                    <a:prstGeom prst="rect">
                      <a:avLst/>
                    </a:prstGeom>
                    <a:noFill/>
                    <a:ln>
                      <a:noFill/>
                    </a:ln>
                  </pic:spPr>
                </pic:pic>
              </a:graphicData>
            </a:graphic>
          </wp:inline>
        </w:drawing>
      </w:r>
    </w:p>
    <w:p w14:paraId="6A35E6BC" w14:textId="655F4F3B"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xml:space="preserve">– </w:t>
      </w:r>
      <w:del w:id="926" w:author="Jeff Wootton" w:date="2024-06-24T14:21:00Z" w16du:dateUtc="2024-06-24T12:21:00Z">
        <w:r w:rsidRPr="00E422B2">
          <w:rPr>
            <w:sz w:val="18"/>
            <w:szCs w:val="18"/>
          </w:rPr>
          <w:delText>New</w:delText>
        </w:r>
      </w:del>
      <w:ins w:id="927" w:author="Jeff Wootton" w:date="2024-06-24T14:21:00Z" w16du:dateUtc="2024-06-24T12:21:00Z">
        <w:r w:rsidR="00DD4FD0">
          <w:rPr>
            <w:sz w:val="18"/>
            <w:szCs w:val="18"/>
          </w:rPr>
          <w:t>A n</w:t>
        </w:r>
        <w:r w:rsidR="00DD4FD0" w:rsidRPr="00E422B2">
          <w:rPr>
            <w:sz w:val="18"/>
            <w:szCs w:val="18"/>
          </w:rPr>
          <w:t xml:space="preserve">ew </w:t>
        </w:r>
        <w:r w:rsidR="00DD4FD0">
          <w:rPr>
            <w:sz w:val="18"/>
            <w:szCs w:val="18"/>
          </w:rPr>
          <w:t>ENC</w:t>
        </w:r>
      </w:ins>
      <w:r w:rsidR="00DD4FD0">
        <w:rPr>
          <w:sz w:val="18"/>
          <w:szCs w:val="18"/>
        </w:rPr>
        <w:t xml:space="preserve"> </w:t>
      </w:r>
      <w:r w:rsidRPr="00E422B2">
        <w:rPr>
          <w:sz w:val="18"/>
          <w:szCs w:val="18"/>
        </w:rPr>
        <w:t>support file affecting limited referenced features</w:t>
      </w:r>
    </w:p>
    <w:p w14:paraId="22A355BE" w14:textId="6B614516" w:rsidR="00247ACC" w:rsidRDefault="006361E2" w:rsidP="00E55914">
      <w:pPr>
        <w:spacing w:after="120" w:line="240" w:lineRule="auto"/>
        <w:rPr>
          <w:ins w:id="928" w:author="Jeff Wootton" w:date="2024-06-24T14:21:00Z" w16du:dateUtc="2024-06-24T12:21:00Z"/>
        </w:rPr>
      </w:pPr>
      <w:ins w:id="929" w:author="Jeff Wootton" w:date="2024-06-24T14:21:00Z" w16du:dateUtc="2024-06-24T12:21:00Z">
        <w:r>
          <w:t>NOTE: In Figure 11-4, if</w:t>
        </w:r>
        <w:r w:rsidRPr="00C82D86">
          <w:t xml:space="preserve"> </w:t>
        </w:r>
        <w:r>
          <w:t xml:space="preserve">the ENC support file A Edition 2 </w:t>
        </w:r>
      </w:ins>
      <w:ins w:id="930" w:author="Jeff Wootton" w:date="2024-06-25T07:58:00Z" w16du:dateUtc="2024-06-25T05:58:00Z">
        <w:r w:rsidR="00A84F0F">
          <w:t>S</w:t>
        </w:r>
      </w:ins>
      <w:ins w:id="931" w:author="Jeff Wootton" w:date="2024-06-24T14:21:00Z" w16du:dateUtc="2024-06-24T12:21:00Z">
        <w:r>
          <w:t xml:space="preserve">upport </w:t>
        </w:r>
      </w:ins>
      <w:ins w:id="932" w:author="Jeff Wootton" w:date="2024-06-25T07:58:00Z" w16du:dateUtc="2024-06-25T05:58:00Z">
        <w:r w:rsidR="00A84F0F">
          <w:t>F</w:t>
        </w:r>
      </w:ins>
      <w:ins w:id="933" w:author="Jeff Wootton" w:date="2024-06-24T14:21:00Z" w16du:dateUtc="2024-06-24T12:21:00Z">
        <w:r>
          <w:t xml:space="preserve">ile </w:t>
        </w:r>
      </w:ins>
      <w:ins w:id="934" w:author="Jeff Wootton" w:date="2024-06-25T07:58:00Z" w16du:dateUtc="2024-06-25T05:58:00Z">
        <w:r w:rsidR="00A84F0F">
          <w:t>D</w:t>
        </w:r>
      </w:ins>
      <w:ins w:id="935" w:author="Jeff Wootton" w:date="2024-06-24T14:21:00Z" w16du:dateUtc="2024-06-24T12:21:00Z">
        <w:r>
          <w:t xml:space="preserve">iscovery </w:t>
        </w:r>
      </w:ins>
      <w:ins w:id="936" w:author="Jeff Wootton" w:date="2024-06-25T07:58:00Z" w16du:dateUtc="2024-06-25T05:58:00Z">
        <w:r w:rsidR="00A84F0F">
          <w:t>M</w:t>
        </w:r>
      </w:ins>
      <w:ins w:id="937" w:author="Jeff Wootton" w:date="2024-06-24T14:21:00Z" w16du:dateUtc="2024-06-24T12:21:00Z">
        <w:r>
          <w:t xml:space="preserve">etadata attribute “supportedResource” has been populated with all the previous ENC references, then the ENC support file A Edition 2 </w:t>
        </w:r>
      </w:ins>
      <w:ins w:id="938" w:author="Jeff Wootton" w:date="2024-06-25T07:58:00Z" w16du:dateUtc="2024-06-25T05:58:00Z">
        <w:r w:rsidR="00A84F0F">
          <w:t>S</w:t>
        </w:r>
      </w:ins>
      <w:ins w:id="939" w:author="Jeff Wootton" w:date="2024-06-24T14:21:00Z" w16du:dateUtc="2024-06-24T12:21:00Z">
        <w:r w:rsidR="001C299F" w:rsidRPr="00054DC7">
          <w:t xml:space="preserve">upport </w:t>
        </w:r>
      </w:ins>
      <w:ins w:id="940" w:author="Jeff Wootton" w:date="2024-06-25T07:58:00Z" w16du:dateUtc="2024-06-25T05:58:00Z">
        <w:r w:rsidR="00A84F0F">
          <w:t>F</w:t>
        </w:r>
      </w:ins>
      <w:ins w:id="941" w:author="Jeff Wootton" w:date="2024-06-24T14:21:00Z" w16du:dateUtc="2024-06-24T12:21:00Z">
        <w:r w:rsidR="001C299F" w:rsidRPr="00054DC7">
          <w:t xml:space="preserve">ile </w:t>
        </w:r>
      </w:ins>
      <w:ins w:id="942" w:author="Jeff Wootton" w:date="2024-06-25T07:58:00Z" w16du:dateUtc="2024-06-25T05:58:00Z">
        <w:r w:rsidR="00A84F0F">
          <w:t>D</w:t>
        </w:r>
      </w:ins>
      <w:ins w:id="943" w:author="Jeff Wootton" w:date="2024-06-24T14:21:00Z" w16du:dateUtc="2024-06-24T12:21:00Z">
        <w:r w:rsidR="001C299F" w:rsidRPr="00054DC7">
          <w:t xml:space="preserve">iscovery </w:t>
        </w:r>
      </w:ins>
      <w:ins w:id="944" w:author="Jeff Wootton" w:date="2024-06-25T07:58:00Z" w16du:dateUtc="2024-06-25T05:58:00Z">
        <w:r w:rsidR="00A84F0F">
          <w:t>M</w:t>
        </w:r>
      </w:ins>
      <w:ins w:id="945" w:author="Jeff Wootton" w:date="2024-06-24T14:21:00Z" w16du:dateUtc="2024-06-24T12:21:00Z">
        <w:r w:rsidR="001C299F" w:rsidRPr="00054DC7">
          <w:t xml:space="preserve">etadata </w:t>
        </w:r>
        <w:r>
          <w:t xml:space="preserve">should </w:t>
        </w:r>
        <w:r w:rsidR="001C299F">
          <w:t xml:space="preserve">also </w:t>
        </w:r>
        <w:r>
          <w:t xml:space="preserve">be included </w:t>
        </w:r>
        <w:r w:rsidR="008D5B1B">
          <w:t xml:space="preserve">and updated </w:t>
        </w:r>
        <w:r>
          <w:t xml:space="preserve">in the update Exchange Set </w:t>
        </w:r>
        <w:r w:rsidR="00F46622">
          <w:t>CATALOG.</w:t>
        </w:r>
        <w:r w:rsidR="00643F7A">
          <w:t xml:space="preserve">XML </w:t>
        </w:r>
        <w:r>
          <w:t>with the “supportedResource” updated accordingly – now referencing only “ENC 3”.</w:t>
        </w:r>
      </w:ins>
    </w:p>
    <w:p w14:paraId="7241ADC0" w14:textId="5828226A" w:rsidR="00E55914" w:rsidRDefault="002D4A6F" w:rsidP="00E55914">
      <w:pPr>
        <w:spacing w:after="120" w:line="240" w:lineRule="auto"/>
        <w:rPr>
          <w:ins w:id="946" w:author="Jeff Wootton" w:date="2024-06-24T14:21:00Z" w16du:dateUtc="2024-06-24T12:21:00Z"/>
        </w:rPr>
      </w:pPr>
      <w:ins w:id="947" w:author="Jeff Wootton" w:date="2024-06-24T14:21:00Z" w16du:dateUtc="2024-06-24T12:21:00Z">
        <w:r>
          <w:t xml:space="preserve">To simplify this process it </w:t>
        </w:r>
        <w:r w:rsidR="00E3001E">
          <w:t xml:space="preserve">consideration </w:t>
        </w:r>
        <w:r>
          <w:t xml:space="preserve">may be </w:t>
        </w:r>
        <w:r w:rsidR="00E3001E">
          <w:t>given</w:t>
        </w:r>
        <w:r w:rsidR="006361E2">
          <w:t xml:space="preserve"> to not populat</w:t>
        </w:r>
        <w:r w:rsidR="006C174A">
          <w:t>ing</w:t>
        </w:r>
        <w:r w:rsidR="006361E2">
          <w:t xml:space="preserve"> the ENC </w:t>
        </w:r>
      </w:ins>
      <w:ins w:id="948" w:author="Jeff Wootton" w:date="2024-06-25T07:58:00Z" w16du:dateUtc="2024-06-25T05:58:00Z">
        <w:r w:rsidR="00E53123">
          <w:t>S</w:t>
        </w:r>
      </w:ins>
      <w:ins w:id="949" w:author="Jeff Wootton" w:date="2024-06-24T14:21:00Z" w16du:dateUtc="2024-06-24T12:21:00Z">
        <w:r w:rsidR="006361E2">
          <w:t xml:space="preserve">upport </w:t>
        </w:r>
      </w:ins>
      <w:ins w:id="950" w:author="Jeff Wootton" w:date="2024-06-25T07:58:00Z" w16du:dateUtc="2024-06-25T05:58:00Z">
        <w:r w:rsidR="00E53123">
          <w:t>F</w:t>
        </w:r>
      </w:ins>
      <w:ins w:id="951" w:author="Jeff Wootton" w:date="2024-06-24T14:21:00Z" w16du:dateUtc="2024-06-24T12:21:00Z">
        <w:r w:rsidR="006361E2">
          <w:t xml:space="preserve">ile </w:t>
        </w:r>
      </w:ins>
      <w:ins w:id="952" w:author="Jeff Wootton" w:date="2024-06-25T07:58:00Z" w16du:dateUtc="2024-06-25T05:58:00Z">
        <w:r w:rsidR="00E53123">
          <w:t>D</w:t>
        </w:r>
      </w:ins>
      <w:ins w:id="953" w:author="Jeff Wootton" w:date="2024-06-24T14:21:00Z" w16du:dateUtc="2024-06-24T12:21:00Z">
        <w:r w:rsidR="006361E2">
          <w:t xml:space="preserve">iscovery </w:t>
        </w:r>
      </w:ins>
      <w:ins w:id="954" w:author="Jeff Wootton" w:date="2024-06-25T07:58:00Z" w16du:dateUtc="2024-06-25T05:58:00Z">
        <w:r w:rsidR="00E53123">
          <w:t>M</w:t>
        </w:r>
      </w:ins>
      <w:ins w:id="955" w:author="Jeff Wootton" w:date="2024-06-24T14:21:00Z" w16du:dateUtc="2024-06-24T12:21:00Z">
        <w:r w:rsidR="006361E2">
          <w:t xml:space="preserve">etadata attribute “supportedResource” where the ENC support file is </w:t>
        </w:r>
        <w:r>
          <w:t>referenced</w:t>
        </w:r>
        <w:r w:rsidR="006361E2">
          <w:t xml:space="preserve"> in more than one ENC product (see S-100 Part 17, clause 17-4.3.1 – Supported resources / multiple references guide).</w:t>
        </w:r>
      </w:ins>
    </w:p>
    <w:p w14:paraId="3716A8DA" w14:textId="77777777" w:rsidR="006361E2" w:rsidRDefault="006361E2"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956" w:name="_Toc170072434"/>
      <w:bookmarkStart w:id="957" w:name="_Toc162435410"/>
      <w:r>
        <w:rPr>
          <w:lang w:eastAsia="en-US"/>
        </w:rPr>
        <w:t>Associated XML Metadata file</w:t>
      </w:r>
      <w:bookmarkEnd w:id="956"/>
      <w:bookmarkEnd w:id="957"/>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lastRenderedPageBreak/>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958" w:name="_Toc517858913"/>
      <w:bookmarkStart w:id="959" w:name="_Toc519859153"/>
      <w:bookmarkStart w:id="960" w:name="_Toc521495197"/>
      <w:bookmarkStart w:id="961" w:name="_Toc527117810"/>
      <w:bookmarkStart w:id="962" w:name="_Toc527620337"/>
      <w:bookmarkStart w:id="963" w:name="_Toc529974579"/>
      <w:bookmarkStart w:id="964" w:name="_Toc439685316"/>
      <w:bookmarkStart w:id="965" w:name="_Toc170072435"/>
      <w:bookmarkStart w:id="966" w:name="_Toc162435411"/>
      <w:bookmarkEnd w:id="958"/>
      <w:bookmarkEnd w:id="959"/>
      <w:bookmarkEnd w:id="960"/>
      <w:bookmarkEnd w:id="961"/>
      <w:bookmarkEnd w:id="962"/>
      <w:bookmarkEnd w:id="963"/>
      <w:r w:rsidRPr="00EC74DC">
        <w:rPr>
          <w:lang w:eastAsia="en-US"/>
        </w:rPr>
        <w:t xml:space="preserve">S-101 </w:t>
      </w:r>
      <w:r w:rsidR="007653F1" w:rsidRPr="00EC74DC">
        <w:rPr>
          <w:lang w:eastAsia="en-US"/>
        </w:rPr>
        <w:t>Exchange Catalogue</w:t>
      </w:r>
      <w:bookmarkEnd w:id="964"/>
      <w:bookmarkEnd w:id="965"/>
      <w:bookmarkEnd w:id="966"/>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631"/>
      <w:bookmarkEnd w:id="632"/>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967" w:name="_Toc510784355"/>
      <w:bookmarkStart w:id="968" w:name="_Toc510785504"/>
      <w:bookmarkStart w:id="969" w:name="_Toc439685317"/>
      <w:bookmarkStart w:id="970" w:name="_Toc170072436"/>
      <w:bookmarkStart w:id="971" w:name="_Toc162435412"/>
      <w:bookmarkEnd w:id="967"/>
      <w:bookmarkEnd w:id="968"/>
      <w:r w:rsidRPr="00EC74DC">
        <w:t>Data integrity and encryption</w:t>
      </w:r>
      <w:bookmarkEnd w:id="969"/>
      <w:bookmarkEnd w:id="970"/>
      <w:bookmarkEnd w:id="971"/>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972" w:name="_Toc510784360"/>
      <w:bookmarkStart w:id="973" w:name="_Toc510785509"/>
      <w:bookmarkEnd w:id="972"/>
      <w:bookmarkEnd w:id="973"/>
    </w:p>
    <w:p w14:paraId="5C9C4538" w14:textId="77777777" w:rsidR="00E73EDF" w:rsidRPr="00EC74DC" w:rsidRDefault="007653F1" w:rsidP="00507FDE">
      <w:pPr>
        <w:pStyle w:val="Heading1"/>
        <w:tabs>
          <w:tab w:val="clear" w:pos="400"/>
        </w:tabs>
        <w:spacing w:before="120" w:after="200" w:line="240" w:lineRule="auto"/>
        <w:ind w:left="567" w:hanging="567"/>
      </w:pPr>
      <w:bookmarkStart w:id="974" w:name="_Toc225648311"/>
      <w:bookmarkStart w:id="975" w:name="_Toc225065168"/>
      <w:bookmarkStart w:id="976" w:name="_Toc439685322"/>
      <w:bookmarkStart w:id="977" w:name="_Toc170072437"/>
      <w:bookmarkStart w:id="978" w:name="_Toc162435413"/>
      <w:r w:rsidRPr="00EC74DC">
        <w:t>Metadata</w:t>
      </w:r>
      <w:bookmarkEnd w:id="974"/>
      <w:bookmarkEnd w:id="975"/>
      <w:bookmarkEnd w:id="976"/>
      <w:bookmarkEnd w:id="977"/>
      <w:bookmarkEnd w:id="978"/>
    </w:p>
    <w:p w14:paraId="72185015" w14:textId="77777777" w:rsidR="00E73EDF" w:rsidRPr="00EC74DC" w:rsidRDefault="007653F1" w:rsidP="00507FDE">
      <w:pPr>
        <w:pStyle w:val="Heading2"/>
        <w:tabs>
          <w:tab w:val="clear" w:pos="540"/>
        </w:tabs>
        <w:spacing w:before="120" w:after="200" w:line="240" w:lineRule="auto"/>
        <w:ind w:left="709" w:hanging="709"/>
      </w:pPr>
      <w:bookmarkStart w:id="979" w:name="_Toc439685323"/>
      <w:bookmarkStart w:id="980" w:name="_Toc170072438"/>
      <w:bookmarkStart w:id="981" w:name="_Toc162435414"/>
      <w:r w:rsidRPr="00EC74DC">
        <w:t>Introduction</w:t>
      </w:r>
      <w:bookmarkEnd w:id="979"/>
      <w:bookmarkEnd w:id="980"/>
      <w:bookmarkEnd w:id="981"/>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DF28CDC" w14:textId="13F8B9FB" w:rsidR="000A3FB7"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w:t>
      </w:r>
      <w:del w:id="982" w:author="Jeff Wootton" w:date="2024-06-24T14:21:00Z" w16du:dateUtc="2024-06-24T12:21:00Z">
        <w:r w:rsidRPr="00EC74DC">
          <w:rPr>
            <w:rFonts w:cs="Arial"/>
          </w:rPr>
          <w:delText>datasets and accompanying</w:delText>
        </w:r>
      </w:del>
      <w:ins w:id="983" w:author="Jeff Wootton" w:date="2024-06-24T14:21:00Z" w16du:dateUtc="2024-06-24T12:21:00Z">
        <w:r w:rsidR="00FF4106">
          <w:rPr>
            <w:rFonts w:cs="Arial"/>
          </w:rPr>
          <w:t>ENCs</w:t>
        </w:r>
        <w:r w:rsidR="00FF4106" w:rsidRPr="00EC74DC">
          <w:rPr>
            <w:rFonts w:cs="Arial"/>
          </w:rPr>
          <w:t xml:space="preserve"> </w:t>
        </w:r>
        <w:r w:rsidRPr="00EC74DC">
          <w:rPr>
            <w:rFonts w:cs="Arial"/>
          </w:rPr>
          <w:t xml:space="preserve">and </w:t>
        </w:r>
        <w:r w:rsidR="00657B8C" w:rsidRPr="00EC74DC">
          <w:rPr>
            <w:rFonts w:cs="Arial"/>
          </w:rPr>
          <w:t>a</w:t>
        </w:r>
        <w:r w:rsidR="00657B8C">
          <w:rPr>
            <w:rFonts w:cs="Arial"/>
          </w:rPr>
          <w:t>ssociated</w:t>
        </w:r>
        <w:r w:rsidR="00657B8C" w:rsidRPr="00EC74DC">
          <w:rPr>
            <w:rFonts w:cs="Arial"/>
          </w:rPr>
          <w:t xml:space="preserve"> </w:t>
        </w:r>
        <w:r w:rsidR="00847E22">
          <w:rPr>
            <w:rFonts w:cs="Arial"/>
          </w:rPr>
          <w:t xml:space="preserve">ENC </w:t>
        </w:r>
        <w:r w:rsidR="00657B8C">
          <w:rPr>
            <w:rFonts w:cs="Arial"/>
          </w:rPr>
          <w:t>support</w:t>
        </w:r>
        <w:r w:rsidR="00847E22">
          <w:rPr>
            <w:rFonts w:cs="Arial"/>
          </w:rPr>
          <w:t xml:space="preserve"> and system</w:t>
        </w:r>
      </w:ins>
      <w:r w:rsidR="00847E22">
        <w:rPr>
          <w:rFonts w:cs="Arial"/>
        </w:rPr>
        <w:t xml:space="preserve"> </w:t>
      </w:r>
      <w:r w:rsidRPr="00EC74DC">
        <w:rPr>
          <w:rFonts w:cs="Arial"/>
        </w:rPr>
        <w:t xml:space="preserve">support files to be examined without the need to process the data, </w:t>
      </w:r>
      <w:r w:rsidRPr="00EC74DC">
        <w:rPr>
          <w:rFonts w:cs="Arial" w:hint="eastAsia"/>
        </w:rPr>
        <w:t>for example</w:t>
      </w:r>
      <w:r w:rsidRPr="00EC74DC">
        <w:rPr>
          <w:rFonts w:cs="Arial"/>
        </w:rPr>
        <w:t xml:space="preserve"> decrypt, decompress, load etc.</w:t>
      </w:r>
      <w:del w:id="984" w:author="Jeff Wootton" w:date="2024-06-24T14:21:00Z" w16du:dateUtc="2024-06-24T12:21:00Z">
        <w:r w:rsidRPr="00EC74DC">
          <w:rPr>
            <w:rFonts w:cs="Arial"/>
          </w:rPr>
          <w:delText xml:space="preserve"> Other </w:delText>
        </w:r>
        <w:r w:rsidR="00FC4A19">
          <w:rPr>
            <w:rFonts w:cs="Arial"/>
          </w:rPr>
          <w:delText>C</w:delText>
        </w:r>
        <w:r w:rsidRPr="00EC74DC">
          <w:rPr>
            <w:rFonts w:cs="Arial"/>
          </w:rPr>
          <w:delText xml:space="preserve">atalogues can be included in the </w:delText>
        </w:r>
        <w:r w:rsidR="00FC4A19">
          <w:rPr>
            <w:rFonts w:cs="Arial"/>
          </w:rPr>
          <w:delText>E</w:delText>
        </w:r>
        <w:r w:rsidRPr="00EC74DC">
          <w:rPr>
            <w:rFonts w:cs="Arial"/>
          </w:rPr>
          <w:delText xml:space="preserve">xchange </w:delText>
        </w:r>
        <w:r w:rsidR="00FC4A19">
          <w:rPr>
            <w:rFonts w:cs="Arial"/>
          </w:rPr>
          <w:delText>S</w:delText>
        </w:r>
        <w:r w:rsidRPr="00EC74DC">
          <w:rPr>
            <w:rFonts w:cs="Arial"/>
          </w:rPr>
          <w:delText xml:space="preserve">et in support of the datasets such as </w:delText>
        </w:r>
        <w:r w:rsidR="00FC4A19">
          <w:rPr>
            <w:rFonts w:cs="Arial"/>
          </w:rPr>
          <w:delText>F</w:delText>
        </w:r>
        <w:r w:rsidRPr="00EC74DC">
          <w:rPr>
            <w:rFonts w:cs="Arial"/>
          </w:rPr>
          <w:delText xml:space="preserve">eature and </w:delText>
        </w:r>
        <w:r w:rsidR="00FC4A19">
          <w:rPr>
            <w:rFonts w:cs="Arial"/>
          </w:rPr>
          <w:delText>P</w:delText>
        </w:r>
        <w:r w:rsidRPr="00EC74DC">
          <w:rPr>
            <w:rFonts w:cs="Arial"/>
          </w:rPr>
          <w:delText xml:space="preserve">ortrayal. The attribute “purpose” of the support file metadata provides a mechanism to update support files more easily. </w:delText>
        </w:r>
      </w:del>
    </w:p>
    <w:p w14:paraId="157BE985" w14:textId="003C705E" w:rsidR="00496009" w:rsidRDefault="007653F1" w:rsidP="00FC4A19">
      <w:pPr>
        <w:spacing w:after="120" w:line="240" w:lineRule="auto"/>
        <w:rPr>
          <w:ins w:id="985" w:author="Jeff Wootton" w:date="2024-06-24T14:21:00Z" w16du:dateUtc="2024-06-24T12:21:00Z"/>
          <w:rFonts w:cs="Arial"/>
        </w:rPr>
      </w:pPr>
      <w:ins w:id="986" w:author="Jeff Wootton" w:date="2024-06-24T14:21:00Z" w16du:dateUtc="2024-06-24T12:21:00Z">
        <w:r w:rsidRPr="00EC74DC">
          <w:rPr>
            <w:rFonts w:cs="Arial"/>
          </w:rPr>
          <w:t>Other</w:t>
        </w:r>
        <w:r w:rsidR="00847E22">
          <w:rPr>
            <w:rFonts w:cs="Arial"/>
          </w:rPr>
          <w:t xml:space="preserve"> system support files, such as Feature and Portrayal</w:t>
        </w:r>
        <w:r w:rsidRPr="00EC74DC">
          <w:rPr>
            <w:rFonts w:cs="Arial"/>
          </w:rPr>
          <w:t xml:space="preserve"> </w:t>
        </w:r>
        <w:r w:rsidR="00FC4A19">
          <w:rPr>
            <w:rFonts w:cs="Arial"/>
          </w:rPr>
          <w:t>C</w:t>
        </w:r>
        <w:r w:rsidRPr="00EC74DC">
          <w:rPr>
            <w:rFonts w:cs="Arial"/>
          </w:rPr>
          <w:t xml:space="preserve">atalogues </w:t>
        </w:r>
        <w:r w:rsidR="00847E22">
          <w:rPr>
            <w:rFonts w:cs="Arial"/>
          </w:rPr>
          <w:t xml:space="preserve">or codelist dictionary files, </w:t>
        </w:r>
        <w:r w:rsidRPr="00EC74DC">
          <w:rPr>
            <w:rFonts w:cs="Arial"/>
          </w:rPr>
          <w:t xml:space="preserve">can </w:t>
        </w:r>
        <w:r w:rsidR="009F7A8B">
          <w:rPr>
            <w:rFonts w:cs="Arial"/>
          </w:rPr>
          <w:t xml:space="preserve">also </w:t>
        </w:r>
        <w:r w:rsidRPr="00EC74DC">
          <w:rPr>
            <w:rFonts w:cs="Arial"/>
          </w:rPr>
          <w:t xml:space="preserve">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w:t>
        </w:r>
        <w:r w:rsidR="00847E22">
          <w:rPr>
            <w:rFonts w:cs="Arial"/>
          </w:rPr>
          <w:t>end-user system</w:t>
        </w:r>
        <w:r w:rsidRPr="00EC74DC">
          <w:rPr>
            <w:rFonts w:cs="Arial"/>
          </w:rPr>
          <w:t>. The attribute “</w:t>
        </w:r>
        <w:r w:rsidR="00847E22">
          <w:rPr>
            <w:rFonts w:cs="Arial"/>
          </w:rPr>
          <w:t>resourceP</w:t>
        </w:r>
        <w:r w:rsidR="00847E22" w:rsidRPr="00EC74DC">
          <w:rPr>
            <w:rFonts w:cs="Arial"/>
          </w:rPr>
          <w:t>urpose</w:t>
        </w:r>
        <w:r w:rsidRPr="00EC74DC">
          <w:rPr>
            <w:rFonts w:cs="Arial"/>
          </w:rPr>
          <w:t xml:space="preserve">” of the </w:t>
        </w:r>
      </w:ins>
      <w:ins w:id="987" w:author="Jeff Wootton" w:date="2024-06-25T08:04:00Z" w16du:dateUtc="2024-06-25T06:04:00Z">
        <w:r w:rsidR="006B55D1">
          <w:rPr>
            <w:rFonts w:cs="Arial"/>
          </w:rPr>
          <w:t xml:space="preserve">ENC </w:t>
        </w:r>
        <w:r w:rsidR="006B55D1">
          <w:t>Support File Discovery Metadata</w:t>
        </w:r>
      </w:ins>
      <w:ins w:id="988" w:author="Jeff Wootton" w:date="2024-06-24T14:21:00Z" w16du:dateUtc="2024-06-24T12:21:00Z">
        <w:r w:rsidRPr="00EC74DC">
          <w:rPr>
            <w:rFonts w:cs="Arial"/>
          </w:rPr>
          <w:t xml:space="preserve"> provides a mechanism to </w:t>
        </w:r>
        <w:r w:rsidR="00847E22">
          <w:rPr>
            <w:rFonts w:cs="Arial"/>
          </w:rPr>
          <w:t>“read” and apply</w:t>
        </w:r>
        <w:r w:rsidR="00847E22" w:rsidRPr="00EC74DC">
          <w:rPr>
            <w:rFonts w:cs="Arial"/>
          </w:rPr>
          <w:t xml:space="preserve"> </w:t>
        </w:r>
        <w:r w:rsidR="005721A0">
          <w:rPr>
            <w:rFonts w:cs="Arial"/>
          </w:rPr>
          <w:t xml:space="preserve">these system </w:t>
        </w:r>
        <w:r w:rsidRPr="00EC74DC">
          <w:rPr>
            <w:rFonts w:cs="Arial"/>
          </w:rPr>
          <w:t>support files more easily.</w:t>
        </w:r>
      </w:ins>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54303F">
          <w:headerReference w:type="default" r:id="rId39"/>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989" w:name="_Toc510784364"/>
      <w:bookmarkStart w:id="990" w:name="_Toc510785513"/>
      <w:bookmarkStart w:id="991" w:name="_Toc439685324"/>
      <w:bookmarkStart w:id="992" w:name="_Toc170072439"/>
      <w:bookmarkStart w:id="993" w:name="_Toc162435415"/>
      <w:bookmarkEnd w:id="989"/>
      <w:bookmarkEnd w:id="990"/>
      <w:r w:rsidRPr="00651940">
        <w:lastRenderedPageBreak/>
        <w:t>S100</w:t>
      </w:r>
      <w:r w:rsidR="007653F1" w:rsidRPr="00651940">
        <w:t>_ExchangeCatalogue</w:t>
      </w:r>
      <w:bookmarkEnd w:id="991"/>
      <w:bookmarkEnd w:id="992"/>
      <w:bookmarkEnd w:id="993"/>
    </w:p>
    <w:p w14:paraId="55B5A9F8" w14:textId="32A1DE83"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 xml:space="preserve">atalogue inherits the </w:t>
      </w:r>
      <w:del w:id="994" w:author="Jeff Wootton" w:date="2024-06-25T08:05:00Z" w16du:dateUtc="2024-06-25T06:05:00Z">
        <w:r w:rsidRPr="00651940" w:rsidDel="004D51D5">
          <w:rPr>
            <w:lang w:eastAsia="de-DE"/>
          </w:rPr>
          <w:delText xml:space="preserve">dataset </w:delText>
        </w:r>
      </w:del>
      <w:ins w:id="995" w:author="Jeff Wootton" w:date="2024-06-25T08:05:00Z" w16du:dateUtc="2024-06-25T06:05:00Z">
        <w:r w:rsidR="004D51D5">
          <w:rPr>
            <w:lang w:eastAsia="de-DE"/>
          </w:rPr>
          <w:t>D</w:t>
        </w:r>
        <w:r w:rsidR="004D51D5" w:rsidRPr="00651940">
          <w:rPr>
            <w:lang w:eastAsia="de-DE"/>
          </w:rPr>
          <w:t xml:space="preserve">ataset </w:t>
        </w:r>
      </w:ins>
      <w:del w:id="996" w:author="Jeff Wootton" w:date="2024-06-25T08:05:00Z" w16du:dateUtc="2024-06-25T06:05:00Z">
        <w:r w:rsidRPr="00651940" w:rsidDel="004D51D5">
          <w:rPr>
            <w:lang w:eastAsia="de-DE"/>
          </w:rPr>
          <w:delText xml:space="preserve">discovery </w:delText>
        </w:r>
      </w:del>
      <w:ins w:id="997" w:author="Jeff Wootton" w:date="2024-06-25T08:05:00Z" w16du:dateUtc="2024-06-25T06:05:00Z">
        <w:r w:rsidR="004D51D5">
          <w:rPr>
            <w:lang w:eastAsia="de-DE"/>
          </w:rPr>
          <w:t>D</w:t>
        </w:r>
        <w:r w:rsidR="004D51D5" w:rsidRPr="00651940">
          <w:rPr>
            <w:lang w:eastAsia="de-DE"/>
          </w:rPr>
          <w:t xml:space="preserve">iscovery </w:t>
        </w:r>
      </w:ins>
      <w:del w:id="998" w:author="Jeff Wootton" w:date="2024-06-25T08:05:00Z" w16du:dateUtc="2024-06-25T06:05:00Z">
        <w:r w:rsidRPr="00651940" w:rsidDel="004D51D5">
          <w:rPr>
            <w:lang w:eastAsia="de-DE"/>
          </w:rPr>
          <w:delText>metadata</w:delText>
        </w:r>
      </w:del>
      <w:ins w:id="999" w:author="Jeff Wootton" w:date="2024-06-25T08:05:00Z" w16du:dateUtc="2024-06-25T06:05:00Z">
        <w:r w:rsidR="004D51D5">
          <w:rPr>
            <w:lang w:eastAsia="de-DE"/>
          </w:rPr>
          <w:t>M</w:t>
        </w:r>
        <w:r w:rsidR="004D51D5" w:rsidRPr="00651940">
          <w:rPr>
            <w:lang w:eastAsia="de-DE"/>
          </w:rPr>
          <w:t>etadata</w:t>
        </w:r>
      </w:ins>
      <w:del w:id="1000" w:author="Jeff Wootton" w:date="2024-06-24T14:21:00Z" w16du:dateUtc="2024-06-24T12:21:00Z">
        <w:r w:rsidRPr="00651940">
          <w:rPr>
            <w:lang w:eastAsia="de-DE"/>
          </w:rPr>
          <w:delText xml:space="preserve"> and</w:delText>
        </w:r>
      </w:del>
      <w:ins w:id="1001" w:author="Jeff Wootton" w:date="2024-06-24T14:21:00Z" w16du:dateUtc="2024-06-24T12:21:00Z">
        <w:r w:rsidR="00847E22">
          <w:rPr>
            <w:lang w:eastAsia="de-DE"/>
          </w:rPr>
          <w:t>,</w:t>
        </w:r>
      </w:ins>
      <w:r w:rsidRPr="00651940">
        <w:rPr>
          <w:lang w:eastAsia="de-DE"/>
        </w:rPr>
        <w:t xml:space="preserve"> </w:t>
      </w:r>
      <w:ins w:id="1002" w:author="Jeff Wootton" w:date="2024-06-25T08:06:00Z" w16du:dateUtc="2024-06-25T06:06:00Z">
        <w:r w:rsidR="004D51D5">
          <w:t>Support File Discovery Metadata</w:t>
        </w:r>
      </w:ins>
      <w:del w:id="1003" w:author="Jeff Wootton" w:date="2024-06-25T08:06:00Z" w16du:dateUtc="2024-06-25T06:06:00Z">
        <w:r w:rsidRPr="00651940" w:rsidDel="004D51D5">
          <w:rPr>
            <w:lang w:eastAsia="de-DE"/>
          </w:rPr>
          <w:delText>support file</w:delText>
        </w:r>
      </w:del>
      <w:ins w:id="1004" w:author="Jeff Wootton" w:date="2024-06-24T14:21:00Z" w16du:dateUtc="2024-06-24T12:21:00Z">
        <w:r w:rsidR="00847E22">
          <w:rPr>
            <w:lang w:eastAsia="de-DE"/>
          </w:rPr>
          <w:t xml:space="preserve"> and Catalogue</w:t>
        </w:r>
      </w:ins>
      <w:r w:rsidR="00847E22">
        <w:rPr>
          <w:lang w:eastAsia="de-DE"/>
        </w:rPr>
        <w:t xml:space="preserve"> </w:t>
      </w:r>
      <w:del w:id="1005" w:author="Jeff Wootton" w:date="2024-06-25T08:06:00Z" w16du:dateUtc="2024-06-25T06:06:00Z">
        <w:r w:rsidR="00847E22" w:rsidDel="004D51D5">
          <w:rPr>
            <w:lang w:eastAsia="de-DE"/>
          </w:rPr>
          <w:delText xml:space="preserve">discovery </w:delText>
        </w:r>
      </w:del>
      <w:ins w:id="1006" w:author="Jeff Wootton" w:date="2024-06-25T08:06:00Z" w16du:dateUtc="2024-06-25T06:06:00Z">
        <w:r w:rsidR="004D51D5">
          <w:rPr>
            <w:lang w:eastAsia="de-DE"/>
          </w:rPr>
          <w:t>D</w:t>
        </w:r>
        <w:r w:rsidR="004D51D5">
          <w:rPr>
            <w:lang w:eastAsia="de-DE"/>
          </w:rPr>
          <w:t xml:space="preserve">iscovery </w:t>
        </w:r>
      </w:ins>
      <w:del w:id="1007" w:author="Jeff Wootton" w:date="2024-06-25T08:06:00Z" w16du:dateUtc="2024-06-25T06:06:00Z">
        <w:r w:rsidR="00847E22" w:rsidDel="004D51D5">
          <w:rPr>
            <w:lang w:eastAsia="de-DE"/>
          </w:rPr>
          <w:delText>metadata</w:delText>
        </w:r>
        <w:r w:rsidR="00734FC1" w:rsidRPr="00651940" w:rsidDel="004D51D5">
          <w:rPr>
            <w:lang w:eastAsia="de-DE"/>
          </w:rPr>
          <w:delText xml:space="preserve"> </w:delText>
        </w:r>
      </w:del>
      <w:ins w:id="1008" w:author="Jeff Wootton" w:date="2024-06-25T08:06:00Z" w16du:dateUtc="2024-06-25T06:06:00Z">
        <w:r w:rsidR="004D51D5">
          <w:rPr>
            <w:lang w:eastAsia="de-DE"/>
          </w:rPr>
          <w:t>M</w:t>
        </w:r>
        <w:r w:rsidR="004D51D5">
          <w:rPr>
            <w:lang w:eastAsia="de-DE"/>
          </w:rPr>
          <w:t>etadata</w:t>
        </w:r>
        <w:r w:rsidR="004D51D5" w:rsidRPr="00651940">
          <w:rPr>
            <w:lang w:eastAsia="de-DE"/>
          </w:rPr>
          <w:t xml:space="preserve"> </w:t>
        </w:r>
      </w:ins>
      <w:r w:rsidR="00734FC1" w:rsidRPr="00651940">
        <w:rPr>
          <w:lang w:eastAsia="de-DE"/>
        </w:rPr>
        <w:t>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1009" w:name="_Toc510785515"/>
      <w:bookmarkStart w:id="1010" w:name="_Toc510784366"/>
      <w:bookmarkStart w:id="1011" w:name="_Toc439685325"/>
      <w:bookmarkStart w:id="1012" w:name="_Toc170072440"/>
      <w:bookmarkStart w:id="1013" w:name="_Toc162435416"/>
      <w:bookmarkEnd w:id="1009"/>
      <w:bookmarkEnd w:id="1010"/>
      <w:r w:rsidRPr="00130A33">
        <w:t>S100</w:t>
      </w:r>
      <w:r w:rsidR="007653F1" w:rsidRPr="00130A33">
        <w:t>_DatasetDiscoveryMetadata</w:t>
      </w:r>
      <w:bookmarkEnd w:id="1011"/>
      <w:bookmarkEnd w:id="1012"/>
      <w:bookmarkEnd w:id="1013"/>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5D556B" w14:textId="77777777" w:rsidR="00130A33" w:rsidRDefault="00130A33" w:rsidP="00130A33">
            <w:pPr>
              <w:spacing w:before="60" w:after="60" w:line="240" w:lineRule="auto"/>
              <w:jc w:val="left"/>
              <w:rPr>
                <w:ins w:id="1014" w:author="Jeff Wootton" w:date="2024-06-24T14:21:00Z" w16du:dateUtc="2024-06-24T12:21:00Z"/>
                <w:rFonts w:cs="Arial"/>
                <w:sz w:val="16"/>
                <w:szCs w:val="16"/>
                <w:lang w:eastAsia="en-US"/>
              </w:rPr>
            </w:pPr>
            <w:r w:rsidRPr="003440C2">
              <w:rPr>
                <w:rFonts w:cs="Arial"/>
                <w:sz w:val="16"/>
                <w:szCs w:val="16"/>
                <w:lang w:eastAsia="en-US"/>
              </w:rPr>
              <w:t>For example, a harbour or port name, between two named locations etc</w:t>
            </w:r>
          </w:p>
          <w:p w14:paraId="00FDCE6E" w14:textId="3F62B288" w:rsidR="00FE61B1" w:rsidRPr="00BD587E" w:rsidRDefault="00FE61B1" w:rsidP="00130A33">
            <w:pPr>
              <w:spacing w:before="60" w:after="60" w:line="240" w:lineRule="auto"/>
              <w:jc w:val="left"/>
              <w:rPr>
                <w:rFonts w:cs="Arial"/>
                <w:sz w:val="16"/>
                <w:szCs w:val="16"/>
                <w:lang w:eastAsia="en-US"/>
              </w:rPr>
            </w:pPr>
            <w:ins w:id="1015" w:author="Jeff Wootton" w:date="2024-06-24T14:21:00Z" w16du:dateUtc="2024-06-24T12:21:00Z">
              <w:r w:rsidRPr="00FE61B1">
                <w:rPr>
                  <w:rFonts w:cs="Arial"/>
                  <w:sz w:val="16"/>
                  <w:szCs w:val="16"/>
                  <w:lang w:eastAsia="en-US"/>
                </w:rPr>
                <w:t>See</w:t>
              </w:r>
              <w:r w:rsidR="00296624">
                <w:rPr>
                  <w:rFonts w:cs="Arial"/>
                  <w:sz w:val="16"/>
                  <w:szCs w:val="16"/>
                  <w:lang w:eastAsia="en-US"/>
                </w:rPr>
                <w:t xml:space="preserve"> also</w:t>
              </w:r>
              <w:r w:rsidRPr="00FE61B1">
                <w:rPr>
                  <w:rFonts w:cs="Arial"/>
                  <w:sz w:val="16"/>
                  <w:szCs w:val="16"/>
                  <w:lang w:eastAsia="en-US"/>
                </w:rPr>
                <w:t xml:space="preserve"> Note 1</w:t>
              </w:r>
            </w:ins>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492E8172" w:rsidR="00130A33" w:rsidRPr="003440C2" w:rsidRDefault="00130A33" w:rsidP="00130A33">
            <w:pPr>
              <w:spacing w:before="60" w:after="60" w:line="240" w:lineRule="auto"/>
              <w:jc w:val="left"/>
              <w:rPr>
                <w:rFonts w:cs="Arial"/>
                <w:sz w:val="16"/>
                <w:szCs w:val="16"/>
                <w:lang w:eastAsia="en-US"/>
              </w:rPr>
            </w:pPr>
            <w:r>
              <w:rPr>
                <w:sz w:val="16"/>
                <w:szCs w:val="16"/>
              </w:rPr>
              <w:t xml:space="preserve">Dataset ID expressed as a </w:t>
            </w:r>
            <w:del w:id="1016" w:author="Jeff Wootton" w:date="2024-06-24T14:21:00Z" w16du:dateUtc="2024-06-24T12:21:00Z">
              <w:r>
                <w:rPr>
                  <w:sz w:val="16"/>
                  <w:szCs w:val="16"/>
                </w:rPr>
                <w:delText>Marine</w:delText>
              </w:r>
            </w:del>
            <w:ins w:id="1017" w:author="Jeff Wootton" w:date="2024-06-24T14:21:00Z" w16du:dateUtc="2024-06-24T12:21:00Z">
              <w:r w:rsidR="00126606">
                <w:rPr>
                  <w:sz w:val="16"/>
                  <w:szCs w:val="16"/>
                </w:rPr>
                <w:t>Maritime</w:t>
              </w:r>
            </w:ins>
            <w:r w:rsidR="00126606">
              <w:rPr>
                <w:sz w:val="16"/>
                <w:szCs w:val="16"/>
              </w:rPr>
              <w:t xml:space="preserve"> </w:t>
            </w:r>
            <w:r>
              <w:rPr>
                <w:sz w:val="16"/>
                <w:szCs w:val="16"/>
              </w:rPr>
              <w:t>Resource Name</w:t>
            </w:r>
            <w:ins w:id="1018" w:author="Jeff Wootton" w:date="2024-06-24T14:21:00Z" w16du:dateUtc="2024-06-24T12:21:00Z">
              <w:r w:rsidR="00126606">
                <w:rPr>
                  <w:sz w:val="16"/>
                  <w:szCs w:val="16"/>
                </w:rPr>
                <w:t xml:space="preserve"> (MRN)</w:t>
              </w:r>
            </w:ins>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1828DD31" w:rsidR="00130A33" w:rsidRPr="003440C2" w:rsidRDefault="00130A33" w:rsidP="00130A33">
            <w:pPr>
              <w:spacing w:before="60" w:after="60" w:line="240" w:lineRule="auto"/>
              <w:jc w:val="left"/>
              <w:rPr>
                <w:rFonts w:cs="Arial"/>
                <w:sz w:val="16"/>
                <w:szCs w:val="16"/>
                <w:lang w:eastAsia="en-US"/>
              </w:rPr>
            </w:pPr>
            <w:r>
              <w:rPr>
                <w:sz w:val="16"/>
                <w:szCs w:val="16"/>
              </w:rPr>
              <w:t xml:space="preserve">The official IHO </w:t>
            </w:r>
            <w:ins w:id="1019" w:author="Jeff Wootton" w:date="2024-06-24T14:21:00Z" w16du:dateUtc="2024-06-24T12:21:00Z">
              <w:r w:rsidR="0027634D">
                <w:rPr>
                  <w:sz w:val="16"/>
                  <w:szCs w:val="16"/>
                </w:rPr>
                <w:t xml:space="preserve">S-100 </w:t>
              </w:r>
            </w:ins>
            <w:r>
              <w:rPr>
                <w:sz w:val="16"/>
                <w:szCs w:val="16"/>
              </w:rPr>
              <w:t xml:space="preserve">Producer Code from </w:t>
            </w:r>
            <w:del w:id="1020" w:author="Jeff Wootton" w:date="2024-06-24T14:21:00Z" w16du:dateUtc="2024-06-24T12:21:00Z">
              <w:r>
                <w:rPr>
                  <w:sz w:val="16"/>
                  <w:szCs w:val="16"/>
                </w:rPr>
                <w:delText>S-62</w:delText>
              </w:r>
            </w:del>
            <w:ins w:id="1021" w:author="Jeff Wootton" w:date="2024-06-24T14:21:00Z" w16du:dateUtc="2024-06-24T12:21:00Z">
              <w:r w:rsidR="00AA4C4C">
                <w:rPr>
                  <w:sz w:val="16"/>
                  <w:szCs w:val="16"/>
                </w:rPr>
                <w:t>the IHO GI Registry, Producer Code Register</w:t>
              </w:r>
            </w:ins>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6834DB" w:rsidRDefault="00130A33" w:rsidP="00130A33">
            <w:pPr>
              <w:snapToGrid w:val="0"/>
              <w:spacing w:before="60" w:after="60" w:line="240" w:lineRule="auto"/>
              <w:jc w:val="left"/>
              <w:rPr>
                <w:rFonts w:cs="Arial"/>
                <w:sz w:val="16"/>
                <w:szCs w:val="16"/>
                <w:lang w:val="it-IT"/>
              </w:rPr>
            </w:pPr>
            <w:r w:rsidRPr="006834DB">
              <w:rPr>
                <w:rFonts w:cs="Arial"/>
                <w:sz w:val="16"/>
                <w:szCs w:val="16"/>
                <w:lang w:val="it-IT"/>
              </w:rPr>
              <w:t>CI_Responsibility&gt;CI_Individual or</w:t>
            </w:r>
          </w:p>
          <w:p w14:paraId="4CDC1173" w14:textId="366C8B38" w:rsidR="00130A33" w:rsidRPr="006834DB" w:rsidRDefault="00130A33" w:rsidP="00130A33">
            <w:pPr>
              <w:spacing w:before="60" w:after="60" w:line="240" w:lineRule="auto"/>
              <w:jc w:val="left"/>
              <w:rPr>
                <w:rFonts w:cs="Arial"/>
                <w:sz w:val="16"/>
                <w:szCs w:val="16"/>
                <w:lang w:val="it-IT" w:eastAsia="en-US"/>
              </w:rPr>
            </w:pPr>
            <w:r w:rsidRPr="006834DB">
              <w:rPr>
                <w:rFonts w:cs="Arial"/>
                <w:sz w:val="16"/>
                <w:szCs w:val="16"/>
                <w:lang w:val="it-IT"/>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24715BA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ins w:id="1022" w:author="Jeff Wootton" w:date="2024-06-24T14:21:00Z" w16du:dateUtc="2024-06-24T12:21:00Z">
              <w:r w:rsidR="00FE61B1">
                <w:rPr>
                  <w:rFonts w:cs="Arial"/>
                  <w:sz w:val="16"/>
                  <w:szCs w:val="16"/>
                  <w:lang w:eastAsia="en-US"/>
                </w:rPr>
                <w:t xml:space="preserve"> 2</w:t>
              </w:r>
            </w:ins>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09E95F4B" w:rsidR="00CF51A6" w:rsidRPr="003440C2" w:rsidRDefault="00CF51A6" w:rsidP="00130A33">
            <w:pPr>
              <w:spacing w:before="60" w:after="60" w:line="240" w:lineRule="auto"/>
              <w:jc w:val="left"/>
              <w:rPr>
                <w:rFonts w:cs="Arial"/>
                <w:sz w:val="16"/>
                <w:szCs w:val="16"/>
              </w:rPr>
            </w:pPr>
            <w:r>
              <w:rPr>
                <w:rFonts w:cs="Arial"/>
                <w:sz w:val="16"/>
                <w:szCs w:val="16"/>
              </w:rPr>
              <w:t>See Note</w:t>
            </w:r>
            <w:ins w:id="1023" w:author="Jeff Wootton" w:date="2024-06-24T14:21:00Z" w16du:dateUtc="2024-06-24T12:21:00Z">
              <w:r w:rsidR="00FE61B1">
                <w:rPr>
                  <w:rFonts w:cs="Arial"/>
                  <w:sz w:val="16"/>
                  <w:szCs w:val="16"/>
                </w:rPr>
                <w:t xml:space="preserve"> 2</w:t>
              </w:r>
            </w:ins>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403957AD" w14:textId="72BA4E0E" w:rsidR="00FE61B1" w:rsidRDefault="00932ACB" w:rsidP="00932ACB">
      <w:pPr>
        <w:spacing w:after="120" w:line="240" w:lineRule="auto"/>
        <w:rPr>
          <w:ins w:id="1024" w:author="Jeff Wootton" w:date="2024-06-24T14:21:00Z" w16du:dateUtc="2024-06-24T12:21:00Z"/>
        </w:rPr>
      </w:pPr>
      <w:del w:id="1025" w:author="Jeff Wootton" w:date="2024-06-24T14:21:00Z" w16du:dateUtc="2024-06-24T12:21:00Z">
        <w:r>
          <w:delText>NOTE</w:delText>
        </w:r>
      </w:del>
      <w:ins w:id="1026" w:author="Jeff Wootton" w:date="2024-06-24T14:21:00Z" w16du:dateUtc="2024-06-24T12:21:00Z">
        <w:r w:rsidR="00FE61B1" w:rsidRPr="00FE61B1">
          <w:t xml:space="preserve">NOTE 1: description: </w:t>
        </w:r>
        <w:r w:rsidR="005C0555">
          <w:t>D</w:t>
        </w:r>
        <w:r w:rsidR="005C0555" w:rsidRPr="00FE61B1">
          <w:t xml:space="preserve">uring the </w:t>
        </w:r>
        <w:r w:rsidR="005C0555">
          <w:t xml:space="preserve">ENC </w:t>
        </w:r>
        <w:r w:rsidR="005C0555" w:rsidRPr="00FE61B1">
          <w:t>Dual</w:t>
        </w:r>
        <w:r w:rsidR="005C0555">
          <w:t>-</w:t>
        </w:r>
        <w:r w:rsidR="005C0555" w:rsidRPr="00FE61B1">
          <w:t>Fuel transition period</w:t>
        </w:r>
        <w:r w:rsidR="005C0555">
          <w:t>, it is recommended that</w:t>
        </w:r>
        <w:r w:rsidR="005C0555" w:rsidRPr="00FE61B1">
          <w:t xml:space="preserve"> </w:t>
        </w:r>
        <w:r w:rsidR="005C0555">
          <w:t>t</w:t>
        </w:r>
        <w:r w:rsidR="00FE61B1" w:rsidRPr="00FE61B1">
          <w:t xml:space="preserve">he attribute description is </w:t>
        </w:r>
        <w:r w:rsidR="005C0555">
          <w:t xml:space="preserve">used </w:t>
        </w:r>
        <w:r w:rsidR="00FE61B1" w:rsidRPr="00FE61B1">
          <w:t xml:space="preserve">to identify equivalent S-57 ENCs in S-101. This information is to be semicolon separated to distinguish it from any other information, </w:t>
        </w:r>
        <w:r w:rsidR="00296624">
          <w:t>for example</w:t>
        </w:r>
        <w:r w:rsidR="00FE61B1" w:rsidRPr="00FE61B1">
          <w:t xml:space="preserve"> for 1 to 1 mapping &lt;XC:description&gt;;GB5DNABH;&lt;/XC:description&gt; and for more than one equivalent S-57 ENC: &lt;XC:description&gt;;NL4NZ110;NL5WS130;&lt;/XC:description&gt;</w:t>
        </w:r>
        <w:r w:rsidR="00296624">
          <w:t>.</w:t>
        </w:r>
        <w:r w:rsidR="00FE61B1" w:rsidRPr="00FE61B1">
          <w:t xml:space="preserve"> If </w:t>
        </w:r>
        <w:r w:rsidR="00FE61B1" w:rsidRPr="00FE61B1">
          <w:lastRenderedPageBreak/>
          <w:t xml:space="preserve">the mapping is partial, a “p” should be included at the end of the S-57 dataset name, </w:t>
        </w:r>
        <w:r w:rsidR="00296624">
          <w:t>for example</w:t>
        </w:r>
        <w:r w:rsidR="00FE61B1" w:rsidRPr="00FE61B1">
          <w:t xml:space="preserve">  &lt;XC:description&gt;;GB5DNABHp;&lt;/XC:description&gt;. There may be scenarios for non-ECDIS use only, where S-101 ENCs are produced without equivalent S-57 ENCs</w:t>
        </w:r>
        <w:r w:rsidR="00296624">
          <w:t>;</w:t>
        </w:r>
        <w:r w:rsidR="00FE61B1" w:rsidRPr="00FE61B1">
          <w:t xml:space="preserve"> this </w:t>
        </w:r>
        <w:r w:rsidR="005C0555">
          <w:t>should</w:t>
        </w:r>
        <w:r w:rsidR="00FE61B1" w:rsidRPr="00FE61B1">
          <w:t xml:space="preserve"> be shown using an “n” as &lt;XC:description&gt;;n;&lt;/XC:description&gt;</w:t>
        </w:r>
      </w:ins>
    </w:p>
    <w:p w14:paraId="73F08750" w14:textId="7F6E2975" w:rsidR="00932ACB" w:rsidRDefault="00932ACB" w:rsidP="00932ACB">
      <w:pPr>
        <w:spacing w:after="120" w:line="240" w:lineRule="auto"/>
      </w:pPr>
      <w:ins w:id="1027" w:author="Jeff Wootton" w:date="2024-06-24T14:21:00Z" w16du:dateUtc="2024-06-24T12:21:00Z">
        <w:r>
          <w:t>NOTE</w:t>
        </w:r>
        <w:r w:rsidR="00FE61B1">
          <w:t xml:space="preserve"> 2</w:t>
        </w:r>
      </w:ins>
      <w:r>
        <w:t xml:space="preserv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1028"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1028"/>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6D6255" w:rsidRPr="009F0C13" w14:paraId="41FF6BE3" w14:textId="77777777" w:rsidTr="00AF14F4">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lastRenderedPageBreak/>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66652F2" w14:textId="1E33D6CA" w:rsidR="00C3306E" w:rsidRPr="009F0C13" w:rsidRDefault="00C3306E" w:rsidP="00C128E3">
            <w:pPr>
              <w:spacing w:before="60" w:after="60" w:line="240" w:lineRule="auto"/>
              <w:jc w:val="left"/>
              <w:rPr>
                <w:ins w:id="1029" w:author="Jeff Wootton" w:date="2024-06-24T14:21:00Z" w16du:dateUtc="2024-06-24T12:21:00Z"/>
                <w:rFonts w:cs="Arial"/>
                <w:sz w:val="16"/>
                <w:szCs w:val="16"/>
                <w:lang w:eastAsia="en-US"/>
              </w:rPr>
            </w:pPr>
            <w:ins w:id="1030" w:author="Jeff Wootton" w:date="2024-06-24T14:21:00Z" w16du:dateUtc="2024-06-24T12:21:00Z">
              <w:r w:rsidRPr="00D3369B">
                <w:rPr>
                  <w:sz w:val="16"/>
                  <w:szCs w:val="16"/>
                </w:rPr>
                <w:t>Any value</w:t>
              </w:r>
            </w:ins>
          </w:p>
          <w:p w14:paraId="54FE27CC" w14:textId="77FFF5C7" w:rsidR="00C80D69" w:rsidRPr="009F0C13" w:rsidRDefault="009F0C13" w:rsidP="00C804EF">
            <w:pPr>
              <w:spacing w:before="60"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70516432" w:rsidR="00E73EDF" w:rsidRDefault="00304936" w:rsidP="00C128E3">
            <w:pPr>
              <w:snapToGrid w:val="0"/>
              <w:spacing w:before="60" w:after="60" w:line="240" w:lineRule="auto"/>
              <w:rPr>
                <w:rFonts w:cs="Arial"/>
                <w:sz w:val="16"/>
                <w:szCs w:val="16"/>
              </w:rPr>
            </w:pPr>
            <w:del w:id="1031" w:author="Jeff Wootton" w:date="2024-06-24T14:21:00Z" w16du:dateUtc="2024-06-24T12:21:00Z">
              <w:r w:rsidRPr="007028DE">
                <w:rPr>
                  <w:rFonts w:cs="Arial"/>
                  <w:sz w:val="16"/>
                  <w:szCs w:val="16"/>
                </w:rPr>
                <w:delText>1.</w:delText>
              </w:r>
            </w:del>
            <w:r w:rsidR="00C72AA6">
              <w:rPr>
                <w:rFonts w:cs="Arial"/>
                <w:sz w:val="16"/>
                <w:szCs w:val="16"/>
              </w:rPr>
              <w:t>2.0</w:t>
            </w:r>
            <w:ins w:id="1032" w:author="Jeff Wootton" w:date="2024-06-24T14:21:00Z" w16du:dateUtc="2024-06-24T12:21:00Z">
              <w:r w:rsidRPr="007028DE">
                <w:rPr>
                  <w:rFonts w:cs="Arial"/>
                  <w:sz w:val="16"/>
                  <w:szCs w:val="16"/>
                </w:rPr>
                <w:t>.0</w:t>
              </w:r>
            </w:ins>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lastRenderedPageBreak/>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1033" w:name="_Toc439685326"/>
      <w:bookmarkStart w:id="1034" w:name="_Toc170072441"/>
      <w:bookmarkStart w:id="1035" w:name="_Toc162435417"/>
      <w:r w:rsidRPr="003713AD">
        <w:lastRenderedPageBreak/>
        <w:t>S100</w:t>
      </w:r>
      <w:r w:rsidR="007653F1" w:rsidRPr="003713AD">
        <w:t>_SupportFileDiscoveryMetadata</w:t>
      </w:r>
      <w:bookmarkEnd w:id="1033"/>
      <w:bookmarkEnd w:id="1034"/>
      <w:bookmarkEnd w:id="1035"/>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6B3EF425" w14:textId="064D522B" w:rsidR="00C65996"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6D6255" w:rsidRPr="00774650" w14:paraId="1865EFAF" w14:textId="77777777" w:rsidTr="00C804EF">
        <w:trPr>
          <w:cantSplit/>
        </w:trPr>
        <w:tc>
          <w:tcPr>
            <w:tcW w:w="1163"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94"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6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5"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02"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2D2C53">
        <w:trPr>
          <w:trHeight w:val="263"/>
        </w:trPr>
        <w:tc>
          <w:tcPr>
            <w:tcW w:w="1163"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94"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6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5"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02"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4F0A00" w:rsidRPr="00774650" w14:paraId="50BBAE01" w14:textId="77777777" w:rsidTr="002D2C53">
        <w:trPr>
          <w:trHeight w:val="263"/>
        </w:trPr>
        <w:tc>
          <w:tcPr>
            <w:tcW w:w="1163" w:type="dxa"/>
          </w:tcPr>
          <w:p w14:paraId="23BA5B50" w14:textId="77777777" w:rsidR="004F0A00" w:rsidRPr="00774650" w:rsidRDefault="004F0A00" w:rsidP="004F0A00">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3F4DC828" w14:textId="7D7DCEC4"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lang w:eastAsia="ar-SA"/>
              </w:rPr>
              <w:t>TXT</w:t>
            </w:r>
            <w:del w:id="1036" w:author="Jeff Wootton" w:date="2024-06-24T14:21:00Z" w16du:dateUtc="2024-06-24T12:21:00Z">
              <w:r w:rsidR="00741D53">
                <w:rPr>
                  <w:sz w:val="16"/>
                  <w:szCs w:val="16"/>
                  <w:lang w:eastAsia="ar-SA"/>
                </w:rPr>
                <w:delText xml:space="preserve"> UTF8</w:delText>
              </w:r>
            </w:del>
            <w:ins w:id="1037" w:author="Jeff Wootton" w:date="2024-06-24T14:21:00Z" w16du:dateUtc="2024-06-24T12:21:00Z">
              <w:r>
                <w:rPr>
                  <w:sz w:val="16"/>
                  <w:szCs w:val="16"/>
                  <w:lang w:eastAsia="ar-SA"/>
                </w:rPr>
                <w:t>_UTF-8</w:t>
              </w:r>
            </w:ins>
          </w:p>
        </w:tc>
        <w:tc>
          <w:tcPr>
            <w:tcW w:w="3564" w:type="dxa"/>
          </w:tcPr>
          <w:p w14:paraId="260473EF" w14:textId="24C947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5" w:type="dxa"/>
          </w:tcPr>
          <w:p w14:paraId="13E063A8" w14:textId="44A1DA4E" w:rsidR="004F0A00" w:rsidRPr="00E035EC" w:rsidRDefault="004F0A00" w:rsidP="004F0A00">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02" w:type="dxa"/>
          </w:tcPr>
          <w:p w14:paraId="375EF3CC" w14:textId="5E72381A" w:rsidR="004F0A00" w:rsidRPr="00774650" w:rsidRDefault="00D85821" w:rsidP="004F0A00">
            <w:pPr>
              <w:keepNext/>
              <w:keepLines/>
              <w:suppressAutoHyphens/>
              <w:snapToGrid w:val="0"/>
              <w:spacing w:before="60" w:after="60" w:line="240" w:lineRule="auto"/>
              <w:rPr>
                <w:b/>
                <w:bCs/>
                <w:sz w:val="16"/>
                <w:szCs w:val="16"/>
                <w:lang w:eastAsia="ar-SA"/>
              </w:rPr>
            </w:pPr>
            <w:del w:id="1038" w:author="Jeff Wootton" w:date="2024-06-24T14:21:00Z" w16du:dateUtc="2024-06-24T12:21:00Z">
              <w:r w:rsidRPr="00774650">
                <w:rPr>
                  <w:sz w:val="16"/>
                  <w:szCs w:val="16"/>
                  <w:lang w:eastAsia="ar-SA"/>
                </w:rPr>
                <w:delText>Text</w:delText>
              </w:r>
            </w:del>
            <w:ins w:id="1039" w:author="Jeff Wootton" w:date="2024-06-24T14:21:00Z" w16du:dateUtc="2024-06-24T12:21:00Z">
              <w:r w:rsidR="004F0A00" w:rsidRPr="00E61F5B">
                <w:rPr>
                  <w:sz w:val="16"/>
                  <w:szCs w:val="16"/>
                  <w:lang w:eastAsia="ar-SA"/>
                </w:rPr>
                <w:t xml:space="preserve">This is </w:t>
              </w:r>
              <w:r w:rsidR="004F0A00">
                <w:rPr>
                  <w:sz w:val="16"/>
                  <w:szCs w:val="16"/>
                  <w:lang w:eastAsia="ar-SA"/>
                </w:rPr>
                <w:t xml:space="preserve">the </w:t>
              </w:r>
              <w:r w:rsidR="004F0A00" w:rsidRPr="00E61F5B">
                <w:rPr>
                  <w:sz w:val="16"/>
                  <w:szCs w:val="16"/>
                  <w:lang w:eastAsia="ar-SA"/>
                </w:rPr>
                <w:t xml:space="preserve">only </w:t>
              </w:r>
              <w:r w:rsidR="004F0A00">
                <w:rPr>
                  <w:sz w:val="16"/>
                  <w:szCs w:val="16"/>
                  <w:lang w:eastAsia="ar-SA"/>
                </w:rPr>
                <w:t>format allowed</w:t>
              </w:r>
              <w:r w:rsidR="004F0A00" w:rsidRPr="00E61F5B">
                <w:rPr>
                  <w:sz w:val="16"/>
                  <w:szCs w:val="16"/>
                  <w:lang w:eastAsia="ar-SA"/>
                </w:rPr>
                <w:t xml:space="preserve"> for a</w:t>
              </w:r>
              <w:r w:rsidR="004F0A00">
                <w:rPr>
                  <w:sz w:val="16"/>
                  <w:szCs w:val="16"/>
                  <w:lang w:eastAsia="ar-SA"/>
                </w:rPr>
                <w:t xml:space="preserve"> textual</w:t>
              </w:r>
              <w:r w:rsidR="004F0A00" w:rsidRPr="00E61F5B">
                <w:rPr>
                  <w:sz w:val="16"/>
                  <w:szCs w:val="16"/>
                  <w:lang w:eastAsia="ar-SA"/>
                </w:rPr>
                <w:t xml:space="preserve"> ENC Support file</w:t>
              </w:r>
            </w:ins>
          </w:p>
        </w:tc>
      </w:tr>
      <w:tr w:rsidR="00353431" w:rsidRPr="00774650" w14:paraId="66B807DE" w14:textId="77777777" w:rsidTr="00741D53">
        <w:trPr>
          <w:trHeight w:val="263"/>
          <w:del w:id="1040" w:author="Jeff Wootton" w:date="2024-06-24T14:21:00Z"/>
        </w:trPr>
        <w:tc>
          <w:tcPr>
            <w:tcW w:w="1157" w:type="dxa"/>
          </w:tcPr>
          <w:p w14:paraId="5EDF23DF" w14:textId="77777777" w:rsidR="00AD1F36" w:rsidRPr="00774650" w:rsidRDefault="00AD1F36" w:rsidP="00C128E3">
            <w:pPr>
              <w:suppressAutoHyphens/>
              <w:snapToGrid w:val="0"/>
              <w:spacing w:before="60" w:after="60" w:line="240" w:lineRule="auto"/>
              <w:rPr>
                <w:del w:id="1041" w:author="Jeff Wootton" w:date="2024-06-24T14:21:00Z" w16du:dateUtc="2024-06-24T12:21:00Z"/>
                <w:sz w:val="16"/>
                <w:szCs w:val="16"/>
                <w:lang w:eastAsia="ar-SA"/>
              </w:rPr>
            </w:pPr>
            <w:del w:id="1042" w:author="Jeff Wootton" w:date="2024-06-24T14:21:00Z" w16du:dateUtc="2024-06-24T12:21:00Z">
              <w:r w:rsidRPr="00774650">
                <w:rPr>
                  <w:sz w:val="16"/>
                  <w:szCs w:val="16"/>
                  <w:lang w:eastAsia="ar-SA"/>
                </w:rPr>
                <w:delText>Value</w:delText>
              </w:r>
            </w:del>
          </w:p>
        </w:tc>
        <w:tc>
          <w:tcPr>
            <w:tcW w:w="2977" w:type="dxa"/>
          </w:tcPr>
          <w:p w14:paraId="31700777" w14:textId="77777777" w:rsidR="00AD1F36" w:rsidRPr="00774650" w:rsidRDefault="0000300D" w:rsidP="00C128E3">
            <w:pPr>
              <w:suppressAutoHyphens/>
              <w:snapToGrid w:val="0"/>
              <w:spacing w:before="60" w:after="60" w:line="240" w:lineRule="auto"/>
              <w:rPr>
                <w:del w:id="1043" w:author="Jeff Wootton" w:date="2024-06-24T14:21:00Z" w16du:dateUtc="2024-06-24T12:21:00Z"/>
                <w:sz w:val="16"/>
                <w:szCs w:val="16"/>
                <w:lang w:eastAsia="ar-SA"/>
              </w:rPr>
            </w:pPr>
            <w:del w:id="1044" w:author="Jeff Wootton" w:date="2024-06-24T14:21:00Z" w16du:dateUtc="2024-06-24T12:21:00Z">
              <w:r>
                <w:rPr>
                  <w:sz w:val="16"/>
                  <w:szCs w:val="16"/>
                  <w:lang w:eastAsia="ar-SA"/>
                </w:rPr>
                <w:delText>JPEG2000</w:delText>
              </w:r>
            </w:del>
          </w:p>
        </w:tc>
        <w:tc>
          <w:tcPr>
            <w:tcW w:w="3544" w:type="dxa"/>
          </w:tcPr>
          <w:p w14:paraId="31DB37D3" w14:textId="77777777" w:rsidR="00AD1F36" w:rsidRPr="00774650" w:rsidRDefault="0012173A" w:rsidP="00C128E3">
            <w:pPr>
              <w:suppressAutoHyphens/>
              <w:snapToGrid w:val="0"/>
              <w:spacing w:before="60" w:after="60" w:line="240" w:lineRule="auto"/>
              <w:rPr>
                <w:del w:id="1045" w:author="Jeff Wootton" w:date="2024-06-24T14:21:00Z" w16du:dateUtc="2024-06-24T12:21:00Z"/>
                <w:b/>
                <w:bCs/>
                <w:sz w:val="16"/>
                <w:szCs w:val="16"/>
                <w:lang w:eastAsia="ar-SA"/>
              </w:rPr>
            </w:pPr>
            <w:del w:id="1046" w:author="Jeff Wootton" w:date="2024-06-24T14:21:00Z" w16du:dateUtc="2024-06-24T12:21:00Z">
              <w:r>
                <w:rPr>
                  <w:sz w:val="16"/>
                  <w:szCs w:val="16"/>
                </w:rPr>
                <w:delText>JPEG2000 format</w:delText>
              </w:r>
            </w:del>
          </w:p>
        </w:tc>
        <w:tc>
          <w:tcPr>
            <w:tcW w:w="850" w:type="dxa"/>
          </w:tcPr>
          <w:p w14:paraId="41F95A17" w14:textId="77777777" w:rsidR="00AD1F36" w:rsidRPr="00E035EC" w:rsidRDefault="00AD1F36" w:rsidP="00C128E3">
            <w:pPr>
              <w:suppressAutoHyphens/>
              <w:snapToGrid w:val="0"/>
              <w:spacing w:before="60" w:after="60" w:line="240" w:lineRule="auto"/>
              <w:jc w:val="center"/>
              <w:rPr>
                <w:del w:id="1047" w:author="Jeff Wootton" w:date="2024-06-24T14:21:00Z" w16du:dateUtc="2024-06-24T12:21:00Z"/>
                <w:sz w:val="16"/>
                <w:szCs w:val="16"/>
                <w:lang w:eastAsia="ar-SA"/>
              </w:rPr>
            </w:pPr>
            <w:del w:id="1048" w:author="Jeff Wootton" w:date="2024-06-24T14:21:00Z" w16du:dateUtc="2024-06-24T12:21:00Z">
              <w:r w:rsidRPr="00E035EC">
                <w:rPr>
                  <w:sz w:val="16"/>
                  <w:szCs w:val="16"/>
                  <w:lang w:eastAsia="ar-SA"/>
                </w:rPr>
                <w:delText>2</w:delText>
              </w:r>
            </w:del>
          </w:p>
        </w:tc>
        <w:tc>
          <w:tcPr>
            <w:tcW w:w="5670" w:type="dxa"/>
          </w:tcPr>
          <w:p w14:paraId="1602064A" w14:textId="77777777" w:rsidR="00AD1F36" w:rsidRPr="00774650" w:rsidRDefault="006B30F3" w:rsidP="00C128E3">
            <w:pPr>
              <w:suppressAutoHyphens/>
              <w:snapToGrid w:val="0"/>
              <w:spacing w:before="60" w:after="60" w:line="240" w:lineRule="auto"/>
              <w:rPr>
                <w:del w:id="1049" w:author="Jeff Wootton" w:date="2024-06-24T14:21:00Z" w16du:dateUtc="2024-06-24T12:21:00Z"/>
                <w:b/>
                <w:bCs/>
                <w:sz w:val="16"/>
                <w:szCs w:val="16"/>
                <w:lang w:eastAsia="ar-SA"/>
              </w:rPr>
            </w:pPr>
            <w:del w:id="1050" w:author="Jeff Wootton" w:date="2024-06-24T14:21:00Z" w16du:dateUtc="2024-06-24T12:21:00Z">
              <w:r>
                <w:rPr>
                  <w:sz w:val="16"/>
                  <w:szCs w:val="16"/>
                </w:rPr>
                <w:delText>ISO 15444</w:delText>
              </w:r>
            </w:del>
          </w:p>
        </w:tc>
      </w:tr>
      <w:tr w:rsidR="004F0A00" w:rsidRPr="00774650" w14:paraId="70044369" w14:textId="77777777" w:rsidTr="002D2C53">
        <w:trPr>
          <w:trHeight w:val="263"/>
        </w:trPr>
        <w:tc>
          <w:tcPr>
            <w:tcW w:w="1163" w:type="dxa"/>
          </w:tcPr>
          <w:p w14:paraId="4B0F2E7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207727E3"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HTML</w:t>
            </w:r>
          </w:p>
        </w:tc>
        <w:tc>
          <w:tcPr>
            <w:tcW w:w="3564" w:type="dxa"/>
          </w:tcPr>
          <w:p w14:paraId="1641E4F7" w14:textId="09993C71" w:rsidR="004F0A00" w:rsidRPr="00774650" w:rsidRDefault="004F0A00" w:rsidP="004F0A00">
            <w:pPr>
              <w:suppressAutoHyphens/>
              <w:snapToGrid w:val="0"/>
              <w:spacing w:before="60" w:after="60" w:line="240" w:lineRule="auto"/>
              <w:rPr>
                <w:b/>
                <w:bCs/>
                <w:sz w:val="16"/>
                <w:szCs w:val="16"/>
                <w:lang w:eastAsia="ar-SA"/>
              </w:rPr>
            </w:pPr>
            <w:r>
              <w:rPr>
                <w:sz w:val="16"/>
                <w:szCs w:val="16"/>
              </w:rPr>
              <w:t>Hypertext Markup Language</w:t>
            </w:r>
          </w:p>
        </w:tc>
        <w:tc>
          <w:tcPr>
            <w:tcW w:w="855" w:type="dxa"/>
          </w:tcPr>
          <w:p w14:paraId="78F9A5BA" w14:textId="787AE602" w:rsidR="004F0A00" w:rsidRPr="00E035EC" w:rsidRDefault="004F0A00" w:rsidP="004F0A00">
            <w:pPr>
              <w:suppressAutoHyphens/>
              <w:snapToGrid w:val="0"/>
              <w:spacing w:before="60" w:after="60" w:line="240" w:lineRule="auto"/>
              <w:jc w:val="center"/>
              <w:rPr>
                <w:sz w:val="16"/>
                <w:szCs w:val="16"/>
                <w:lang w:eastAsia="ar-SA"/>
              </w:rPr>
            </w:pPr>
            <w:r w:rsidRPr="00E035EC">
              <w:rPr>
                <w:sz w:val="16"/>
                <w:szCs w:val="16"/>
                <w:lang w:eastAsia="ar-SA"/>
              </w:rPr>
              <w:t>3</w:t>
            </w:r>
          </w:p>
        </w:tc>
        <w:tc>
          <w:tcPr>
            <w:tcW w:w="5702" w:type="dxa"/>
          </w:tcPr>
          <w:p w14:paraId="707267C7" w14:textId="6E96A563" w:rsidR="004F0A00" w:rsidRPr="00774650" w:rsidRDefault="004F0A00" w:rsidP="004F0A00">
            <w:pPr>
              <w:suppressAutoHyphens/>
              <w:snapToGrid w:val="0"/>
              <w:spacing w:before="60" w:after="60" w:line="240" w:lineRule="auto"/>
              <w:rPr>
                <w:b/>
                <w:bCs/>
                <w:sz w:val="16"/>
                <w:szCs w:val="16"/>
                <w:lang w:eastAsia="ar-SA"/>
              </w:rPr>
            </w:pPr>
            <w:ins w:id="1051" w:author="Jeff Wootton" w:date="2024-06-24T14:21:00Z" w16du:dateUtc="2024-06-24T12:21:00Z">
              <w:r>
                <w:rPr>
                  <w:sz w:val="16"/>
                  <w:szCs w:val="16"/>
                  <w:lang w:eastAsia="ar-SA"/>
                </w:rPr>
                <w:t>Not an allowed format for ENC support files</w:t>
              </w:r>
            </w:ins>
          </w:p>
        </w:tc>
      </w:tr>
      <w:tr w:rsidR="004F0A00" w:rsidRPr="00774650" w14:paraId="5ECA6155" w14:textId="77777777" w:rsidTr="002D2C53">
        <w:trPr>
          <w:trHeight w:val="289"/>
        </w:trPr>
        <w:tc>
          <w:tcPr>
            <w:tcW w:w="1163" w:type="dxa"/>
          </w:tcPr>
          <w:p w14:paraId="6E9B18BD"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4F1105C4"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XML</w:t>
            </w:r>
          </w:p>
        </w:tc>
        <w:tc>
          <w:tcPr>
            <w:tcW w:w="3564" w:type="dxa"/>
          </w:tcPr>
          <w:p w14:paraId="5B171AD3" w14:textId="08510DBC" w:rsidR="004F0A00" w:rsidRPr="00774650" w:rsidRDefault="004F0A00" w:rsidP="004F0A00">
            <w:pPr>
              <w:suppressAutoHyphens/>
              <w:snapToGrid w:val="0"/>
              <w:spacing w:before="60" w:after="60" w:line="240" w:lineRule="auto"/>
              <w:rPr>
                <w:b/>
                <w:bCs/>
                <w:sz w:val="16"/>
                <w:szCs w:val="16"/>
                <w:lang w:eastAsia="ar-SA"/>
              </w:rPr>
            </w:pPr>
            <w:r>
              <w:rPr>
                <w:sz w:val="16"/>
                <w:szCs w:val="16"/>
              </w:rPr>
              <w:t>Extensible Markup Language</w:t>
            </w:r>
          </w:p>
        </w:tc>
        <w:tc>
          <w:tcPr>
            <w:tcW w:w="855" w:type="dxa"/>
          </w:tcPr>
          <w:p w14:paraId="206CFCB4" w14:textId="163D93F3"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702" w:type="dxa"/>
          </w:tcPr>
          <w:p w14:paraId="4B50333C" w14:textId="00A71D25" w:rsidR="004F0A00" w:rsidRPr="00774650" w:rsidRDefault="00DB1A1E" w:rsidP="004F0A00">
            <w:pPr>
              <w:suppressAutoHyphens/>
              <w:snapToGrid w:val="0"/>
              <w:spacing w:before="60" w:after="60" w:line="240" w:lineRule="auto"/>
              <w:rPr>
                <w:b/>
                <w:bCs/>
                <w:sz w:val="16"/>
                <w:szCs w:val="16"/>
                <w:lang w:eastAsia="ar-SA"/>
              </w:rPr>
            </w:pPr>
            <w:ins w:id="1052" w:author="Jeff Wootton" w:date="2024-06-24T14:21:00Z" w16du:dateUtc="2024-06-24T12:21:00Z">
              <w:r>
                <w:rPr>
                  <w:sz w:val="16"/>
                  <w:szCs w:val="16"/>
                  <w:lang w:eastAsia="ar-SA"/>
                </w:rPr>
                <w:t>Not an allowed format for ENC support files</w:t>
              </w:r>
            </w:ins>
          </w:p>
        </w:tc>
      </w:tr>
      <w:tr w:rsidR="004F0A00" w:rsidRPr="00774650" w14:paraId="0E728F03" w14:textId="77777777" w:rsidTr="002D2C53">
        <w:trPr>
          <w:trHeight w:val="289"/>
        </w:trPr>
        <w:tc>
          <w:tcPr>
            <w:tcW w:w="1163" w:type="dxa"/>
          </w:tcPr>
          <w:p w14:paraId="1504E03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771B15EA" w14:textId="00F16953"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TIFF</w:t>
            </w:r>
          </w:p>
        </w:tc>
        <w:tc>
          <w:tcPr>
            <w:tcW w:w="3564" w:type="dxa"/>
          </w:tcPr>
          <w:p w14:paraId="6524B415" w14:textId="580533B2" w:rsidR="004F0A00" w:rsidRPr="00774650" w:rsidRDefault="004F0A00" w:rsidP="004F0A00">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5" w:type="dxa"/>
          </w:tcPr>
          <w:p w14:paraId="4C1D700E" w14:textId="4E26D39F"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702" w:type="dxa"/>
          </w:tcPr>
          <w:p w14:paraId="3814BBBA" w14:textId="38412584" w:rsidR="004F0A00" w:rsidRPr="00774650" w:rsidRDefault="004F0A00" w:rsidP="004F0A00">
            <w:pPr>
              <w:suppressAutoHyphens/>
              <w:snapToGrid w:val="0"/>
              <w:spacing w:before="60" w:after="60" w:line="240" w:lineRule="auto"/>
              <w:rPr>
                <w:b/>
                <w:bCs/>
                <w:sz w:val="16"/>
                <w:szCs w:val="16"/>
                <w:lang w:eastAsia="ar-SA"/>
              </w:rPr>
            </w:pPr>
            <w:ins w:id="1053" w:author="Jeff Wootton" w:date="2024-06-24T14:21:00Z" w16du:dateUtc="2024-06-24T12:21:00Z">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ins>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48366C4B" w:rsidR="00AA4DED" w:rsidRPr="007B4FED" w:rsidRDefault="00B21B97" w:rsidP="00C128E3">
            <w:pPr>
              <w:snapToGrid w:val="0"/>
              <w:spacing w:before="60" w:after="60" w:line="240" w:lineRule="auto"/>
              <w:jc w:val="left"/>
              <w:rPr>
                <w:rFonts w:cs="Arial"/>
                <w:sz w:val="16"/>
                <w:szCs w:val="16"/>
              </w:rPr>
            </w:pPr>
            <w:ins w:id="1054" w:author="Jeff Wootton" w:date="2024-06-24T14:21:00Z" w16du:dateUtc="2024-06-24T12:21:00Z">
              <w:r>
                <w:rPr>
                  <w:rFonts w:cs="Arial"/>
                  <w:sz w:val="16"/>
                  <w:szCs w:val="16"/>
                </w:rPr>
                <w:t>An ENC support file</w:t>
              </w:r>
            </w:ins>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6834DB" w:rsidRDefault="00AA4DED" w:rsidP="00C128E3">
            <w:pPr>
              <w:snapToGrid w:val="0"/>
              <w:spacing w:before="60" w:after="60" w:line="240" w:lineRule="auto"/>
              <w:jc w:val="left"/>
              <w:rPr>
                <w:rFonts w:cs="Arial"/>
                <w:sz w:val="16"/>
                <w:szCs w:val="16"/>
                <w:lang w:val="it-IT"/>
              </w:rPr>
            </w:pPr>
            <w:r w:rsidRPr="006834DB">
              <w:rPr>
                <w:rFonts w:cs="Arial"/>
                <w:sz w:val="16"/>
                <w:szCs w:val="16"/>
                <w:lang w:val="it-IT"/>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443C8EBD" w:rsidR="00AA4DED" w:rsidRPr="007B4FED" w:rsidDel="00C30E16" w:rsidRDefault="00BC222F" w:rsidP="00C128E3">
            <w:pPr>
              <w:snapToGrid w:val="0"/>
              <w:spacing w:before="60" w:after="60" w:line="240" w:lineRule="auto"/>
              <w:jc w:val="left"/>
              <w:rPr>
                <w:rFonts w:cs="Arial"/>
                <w:sz w:val="16"/>
                <w:szCs w:val="16"/>
              </w:rPr>
            </w:pPr>
            <w:ins w:id="1055" w:author="Jeff Wootton" w:date="2024-06-24T14:21:00Z" w16du:dateUtc="2024-06-24T12:21:00Z">
              <w:r>
                <w:rPr>
                  <w:rFonts w:cs="Arial"/>
                  <w:sz w:val="16"/>
                  <w:szCs w:val="16"/>
                </w:rPr>
                <w:t>T</w:t>
              </w:r>
              <w:r w:rsidRPr="00E61F5B">
                <w:rPr>
                  <w:rFonts w:cs="Arial"/>
                  <w:sz w:val="16"/>
                  <w:szCs w:val="16"/>
                </w:rPr>
                <w:t xml:space="preserve">his </w:t>
              </w:r>
              <w:r>
                <w:rPr>
                  <w:rFonts w:cs="Arial"/>
                  <w:sz w:val="16"/>
                  <w:szCs w:val="16"/>
                </w:rPr>
                <w:t xml:space="preserve">format </w:t>
              </w:r>
              <w:r w:rsidRPr="00E61F5B">
                <w:rPr>
                  <w:rFonts w:cs="Arial"/>
                  <w:sz w:val="16"/>
                  <w:szCs w:val="16"/>
                </w:rPr>
                <w:t xml:space="preserve">is not to be used </w:t>
              </w:r>
              <w:r>
                <w:rPr>
                  <w:rFonts w:cs="Arial"/>
                  <w:sz w:val="16"/>
                  <w:szCs w:val="16"/>
                </w:rPr>
                <w:t>for ENC distribution and use in navigational end</w:t>
              </w:r>
            </w:ins>
            <w:ins w:id="1056" w:author="Jeff Wootton" w:date="2024-06-25T08:10:00Z" w16du:dateUtc="2024-06-25T06:10:00Z">
              <w:r w:rsidR="006967FC">
                <w:rPr>
                  <w:rFonts w:cs="Arial"/>
                  <w:sz w:val="16"/>
                  <w:szCs w:val="16"/>
                </w:rPr>
                <w:t>-</w:t>
              </w:r>
            </w:ins>
            <w:ins w:id="1057" w:author="Jeff Wootton" w:date="2024-06-24T14:21:00Z" w16du:dateUtc="2024-06-24T12:21:00Z">
              <w:r>
                <w:rPr>
                  <w:rFonts w:cs="Arial"/>
                  <w:sz w:val="16"/>
                  <w:szCs w:val="16"/>
                </w:rPr>
                <w:t>user systems. See clause 11.5</w:t>
              </w:r>
            </w:ins>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2ECE2DCA" w:rsidR="00AA4DED" w:rsidRPr="007B4FED" w:rsidDel="00C30E16" w:rsidRDefault="004F532E" w:rsidP="00C128E3">
            <w:pPr>
              <w:snapToGrid w:val="0"/>
              <w:spacing w:before="60" w:after="60" w:line="240" w:lineRule="auto"/>
              <w:jc w:val="left"/>
              <w:rPr>
                <w:rFonts w:cs="Arial"/>
                <w:sz w:val="16"/>
                <w:szCs w:val="16"/>
              </w:rPr>
            </w:pPr>
            <w:ins w:id="1058" w:author="Jeff Wootton" w:date="2024-06-24T14:21:00Z" w16du:dateUtc="2024-06-24T12:21:00Z">
              <w:r>
                <w:rPr>
                  <w:rFonts w:cs="Arial"/>
                  <w:sz w:val="16"/>
                  <w:szCs w:val="16"/>
                </w:rPr>
                <w:t>A system support file</w:t>
              </w:r>
            </w:ins>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57EE01AD" w:rsidR="00AA4DED" w:rsidRPr="007B4FED" w:rsidDel="00C30E16" w:rsidRDefault="00BF7B90" w:rsidP="00C128E3">
            <w:pPr>
              <w:snapToGrid w:val="0"/>
              <w:spacing w:before="60" w:after="60" w:line="240" w:lineRule="auto"/>
              <w:jc w:val="left"/>
              <w:rPr>
                <w:rFonts w:cs="Arial"/>
                <w:sz w:val="16"/>
                <w:szCs w:val="16"/>
              </w:rPr>
            </w:pPr>
            <w:ins w:id="1059" w:author="Jeff Wootton" w:date="2024-06-24T14:21:00Z" w16du:dateUtc="2024-06-24T12:21:00Z">
              <w:r>
                <w:rPr>
                  <w:rFonts w:cs="Arial"/>
                  <w:sz w:val="16"/>
                  <w:szCs w:val="16"/>
                </w:rPr>
                <w:t>T</w:t>
              </w:r>
              <w:r w:rsidRPr="00E61F5B">
                <w:rPr>
                  <w:rFonts w:cs="Arial"/>
                  <w:sz w:val="16"/>
                  <w:szCs w:val="16"/>
                </w:rPr>
                <w:t xml:space="preserve">his </w:t>
              </w:r>
              <w:r>
                <w:rPr>
                  <w:rFonts w:cs="Arial"/>
                  <w:sz w:val="16"/>
                  <w:szCs w:val="16"/>
                </w:rPr>
                <w:t xml:space="preserve">format </w:t>
              </w:r>
              <w:r w:rsidRPr="00E61F5B">
                <w:rPr>
                  <w:rFonts w:cs="Arial"/>
                  <w:sz w:val="16"/>
                  <w:szCs w:val="16"/>
                </w:rPr>
                <w:t xml:space="preserve">is </w:t>
              </w:r>
              <w:r>
                <w:rPr>
                  <w:rFonts w:cs="Arial"/>
                  <w:sz w:val="16"/>
                  <w:szCs w:val="16"/>
                </w:rPr>
                <w:t xml:space="preserve">not </w:t>
              </w:r>
              <w:r w:rsidRPr="00E61F5B">
                <w:rPr>
                  <w:rFonts w:cs="Arial"/>
                  <w:sz w:val="16"/>
                  <w:szCs w:val="16"/>
                </w:rPr>
                <w:t xml:space="preserve">used in </w:t>
              </w:r>
              <w:r>
                <w:rPr>
                  <w:rFonts w:cs="Arial"/>
                  <w:sz w:val="16"/>
                  <w:szCs w:val="16"/>
                </w:rPr>
                <w:t xml:space="preserve">the </w:t>
              </w:r>
              <w:r w:rsidRPr="00E61F5B">
                <w:rPr>
                  <w:rFonts w:cs="Arial"/>
                  <w:sz w:val="16"/>
                  <w:szCs w:val="16"/>
                </w:rPr>
                <w:t xml:space="preserve">S-101 </w:t>
              </w:r>
              <w:r>
                <w:rPr>
                  <w:rFonts w:cs="Arial"/>
                  <w:sz w:val="16"/>
                  <w:szCs w:val="16"/>
                </w:rPr>
                <w:t xml:space="preserve">ENC </w:t>
              </w:r>
              <w:r w:rsidRPr="00E61F5B">
                <w:rPr>
                  <w:rFonts w:cs="Arial"/>
                  <w:sz w:val="16"/>
                  <w:szCs w:val="16"/>
                </w:rPr>
                <w:t>P</w:t>
              </w:r>
              <w:r>
                <w:rPr>
                  <w:rFonts w:cs="Arial"/>
                  <w:sz w:val="16"/>
                  <w:szCs w:val="16"/>
                </w:rPr>
                <w:t xml:space="preserve">roduct </w:t>
              </w:r>
              <w:r w:rsidRPr="00E61F5B">
                <w:rPr>
                  <w:rFonts w:cs="Arial"/>
                  <w:sz w:val="16"/>
                  <w:szCs w:val="16"/>
                </w:rPr>
                <w:t>S</w:t>
              </w:r>
              <w:r>
                <w:rPr>
                  <w:rFonts w:cs="Arial"/>
                  <w:sz w:val="16"/>
                  <w:szCs w:val="16"/>
                </w:rPr>
                <w:t>pecification</w:t>
              </w:r>
            </w:ins>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2EA7377E" w:rsidR="00AA4DED" w:rsidRPr="007B4FED" w:rsidRDefault="00EA55E8" w:rsidP="00C128E3">
            <w:pPr>
              <w:snapToGrid w:val="0"/>
              <w:spacing w:before="60" w:after="60" w:line="240" w:lineRule="auto"/>
              <w:jc w:val="left"/>
              <w:rPr>
                <w:rFonts w:cs="Arial"/>
                <w:sz w:val="16"/>
                <w:szCs w:val="16"/>
              </w:rPr>
            </w:pPr>
            <w:ins w:id="1060" w:author="Jeff Wootton" w:date="2024-06-24T14:21:00Z" w16du:dateUtc="2024-06-24T12:21:00Z">
              <w:r>
                <w:rPr>
                  <w:rFonts w:cs="Arial"/>
                  <w:sz w:val="16"/>
                  <w:szCs w:val="16"/>
                </w:rPr>
                <w:t>A system support file</w:t>
              </w:r>
            </w:ins>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1061" w:name="_Toc439685327"/>
      <w:bookmarkStart w:id="1062" w:name="_Toc170072442"/>
      <w:bookmarkStart w:id="1063" w:name="_Toc162435418"/>
      <w:r w:rsidRPr="001E42E8">
        <w:t>S100</w:t>
      </w:r>
      <w:r w:rsidR="007653F1" w:rsidRPr="001E42E8">
        <w:t>_Catalogue</w:t>
      </w:r>
      <w:r w:rsidR="00741C68">
        <w:t>Discovery</w:t>
      </w:r>
      <w:r w:rsidR="007653F1" w:rsidRPr="001E42E8">
        <w:t>Metadata</w:t>
      </w:r>
      <w:bookmarkEnd w:id="1061"/>
      <w:bookmarkEnd w:id="1062"/>
      <w:bookmarkEnd w:id="1063"/>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1D02B5">
            <w:pPr>
              <w:pStyle w:val="NormalWeb"/>
              <w:numPr>
                <w:ilvl w:val="0"/>
                <w:numId w:val="20"/>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lastRenderedPageBreak/>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1D02B5">
            <w:pPr>
              <w:pStyle w:val="ListParagraph"/>
              <w:numPr>
                <w:ilvl w:val="0"/>
                <w:numId w:val="25"/>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1D02B5">
            <w:pPr>
              <w:pStyle w:val="ListParagraph"/>
              <w:numPr>
                <w:ilvl w:val="0"/>
                <w:numId w:val="25"/>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1064" w:name="_Hlk86073999"/>
            <w:r w:rsidRPr="00061045">
              <w:rPr>
                <w:sz w:val="16"/>
                <w:szCs w:val="16"/>
              </w:rPr>
              <w:t>userDefinedMaintenanceFrequency</w:t>
            </w:r>
            <w:bookmarkEnd w:id="1064"/>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1065"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1065"/>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1066" w:name="_Toc510784370"/>
      <w:bookmarkStart w:id="1067" w:name="_Toc510785519"/>
      <w:bookmarkStart w:id="1068" w:name="_Toc225065171"/>
      <w:bookmarkStart w:id="1069" w:name="_Toc439685328"/>
      <w:bookmarkStart w:id="1070" w:name="_Toc225648314"/>
      <w:bookmarkEnd w:id="1066"/>
      <w:bookmarkEnd w:id="1067"/>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1071" w:name="_Toc170072443"/>
      <w:bookmarkStart w:id="1072" w:name="_Toc162435419"/>
      <w:r w:rsidRPr="008A6F2A">
        <w:rPr>
          <w:lang w:eastAsia="en-GB"/>
        </w:rPr>
        <w:lastRenderedPageBreak/>
        <w:t>Language</w:t>
      </w:r>
      <w:bookmarkEnd w:id="1068"/>
      <w:bookmarkEnd w:id="1069"/>
      <w:bookmarkEnd w:id="1070"/>
      <w:bookmarkEnd w:id="1071"/>
      <w:bookmarkEnd w:id="1072"/>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1073" w:name="_Toc225648365"/>
      <w:bookmarkStart w:id="1074"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54303F">
          <w:headerReference w:type="even" r:id="rId40"/>
          <w:headerReference w:type="default" r:id="rId41"/>
          <w:footerReference w:type="even" r:id="rId42"/>
          <w:footerReference w:type="default" r:id="rId43"/>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1079" w:name="_Toc439685329"/>
      <w:bookmarkStart w:id="1080" w:name="_Toc170072444"/>
      <w:bookmarkStart w:id="1081" w:name="_Toc162435420"/>
      <w:r w:rsidRPr="008A6F2A">
        <w:rPr>
          <w:rFonts w:eastAsia="Times New Roman" w:cs="Arial"/>
          <w:lang w:eastAsia="en-US"/>
        </w:rPr>
        <w:lastRenderedPageBreak/>
        <w:t>ANNEX A - Data Classification and Encoding Guide</w:t>
      </w:r>
      <w:bookmarkEnd w:id="1079"/>
      <w:bookmarkEnd w:id="1080"/>
      <w:bookmarkEnd w:id="1081"/>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44"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54303F">
          <w:headerReference w:type="even" r:id="rId45"/>
          <w:headerReference w:type="default" r:id="rId46"/>
          <w:footerReference w:type="even" r:id="rId47"/>
          <w:footerReference w:type="default" r:id="rId48"/>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1086" w:name="_Toc170072445"/>
      <w:bookmarkStart w:id="1087" w:name="_Toc162435421"/>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1086"/>
      <w:bookmarkEnd w:id="1087"/>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1088" w:name="_Toc207617007"/>
      <w:bookmarkStart w:id="1089" w:name="_Toc225648366"/>
      <w:bookmarkStart w:id="1090" w:name="_Toc225065223"/>
      <w:bookmarkStart w:id="1091" w:name="_Toc169203116"/>
      <w:bookmarkStart w:id="1092" w:name="_Toc170072446"/>
      <w:bookmarkStart w:id="1093" w:name="_Toc162435422"/>
      <w:bookmarkEnd w:id="1073"/>
      <w:bookmarkEnd w:id="1074"/>
      <w:r w:rsidRPr="008A6F2A">
        <w:t>Introduction</w:t>
      </w:r>
      <w:bookmarkEnd w:id="1088"/>
      <w:bookmarkEnd w:id="1089"/>
      <w:bookmarkEnd w:id="1090"/>
      <w:bookmarkEnd w:id="1091"/>
      <w:bookmarkEnd w:id="1092"/>
      <w:bookmarkEnd w:id="1093"/>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1D02B5">
      <w:pPr>
        <w:pStyle w:val="ListContinue2"/>
        <w:numPr>
          <w:ilvl w:val="0"/>
          <w:numId w:val="27"/>
        </w:numPr>
        <w:tabs>
          <w:tab w:val="clear" w:pos="800"/>
        </w:tabs>
        <w:spacing w:before="120" w:after="200" w:line="240" w:lineRule="auto"/>
        <w:rPr>
          <w:szCs w:val="22"/>
          <w:lang w:eastAsia="en-US"/>
        </w:rPr>
      </w:pPr>
      <w:bookmarkStart w:id="1094" w:name="_Toc439685331"/>
      <w:bookmarkStart w:id="1095" w:name="_Toc169203117"/>
      <w:bookmarkStart w:id="1096" w:name="_Toc170072447"/>
      <w:bookmarkStart w:id="1097" w:name="_Toc162435423"/>
      <w:r w:rsidRPr="008A6F2A">
        <w:rPr>
          <w:b/>
          <w:sz w:val="22"/>
          <w:szCs w:val="22"/>
          <w:lang w:eastAsia="en-US"/>
        </w:rPr>
        <w:t xml:space="preserve">Dataset </w:t>
      </w:r>
      <w:bookmarkEnd w:id="1094"/>
      <w:r w:rsidR="00D24503">
        <w:rPr>
          <w:b/>
          <w:sz w:val="22"/>
          <w:szCs w:val="22"/>
          <w:lang w:eastAsia="en-US"/>
        </w:rPr>
        <w:t>F</w:t>
      </w:r>
      <w:r w:rsidR="00D24503" w:rsidRPr="008A6F2A">
        <w:rPr>
          <w:b/>
          <w:sz w:val="22"/>
          <w:szCs w:val="22"/>
          <w:lang w:eastAsia="en-US"/>
        </w:rPr>
        <w:t>iles</w:t>
      </w:r>
      <w:bookmarkEnd w:id="1095"/>
      <w:bookmarkEnd w:id="1096"/>
      <w:bookmarkEnd w:id="1097"/>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1098" w:name="_Toc169203118"/>
      <w:bookmarkStart w:id="1099" w:name="_Toc170072448"/>
      <w:bookmarkStart w:id="1100" w:name="_Toc162435424"/>
      <w:r w:rsidRPr="008A6F2A">
        <w:rPr>
          <w:b/>
          <w:sz w:val="22"/>
          <w:szCs w:val="22"/>
          <w:lang w:eastAsia="en-US"/>
        </w:rPr>
        <w:t>Records</w:t>
      </w:r>
      <w:bookmarkEnd w:id="1098"/>
      <w:bookmarkEnd w:id="1099"/>
      <w:bookmarkEnd w:id="1100"/>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1101" w:name="_Toc169203119"/>
      <w:bookmarkStart w:id="1102" w:name="_Toc170072449"/>
      <w:bookmarkStart w:id="1103" w:name="_Toc162435425"/>
      <w:r w:rsidRPr="008A6F2A">
        <w:rPr>
          <w:b/>
          <w:sz w:val="22"/>
          <w:szCs w:val="22"/>
          <w:lang w:eastAsia="en-US"/>
        </w:rPr>
        <w:t>Fields</w:t>
      </w:r>
      <w:bookmarkEnd w:id="1101"/>
      <w:bookmarkEnd w:id="1102"/>
      <w:bookmarkEnd w:id="1103"/>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1D02B5">
      <w:pPr>
        <w:pStyle w:val="ListContinue2"/>
        <w:keepNext/>
        <w:keepLines/>
        <w:numPr>
          <w:ilvl w:val="0"/>
          <w:numId w:val="27"/>
        </w:numPr>
        <w:tabs>
          <w:tab w:val="clear" w:pos="800"/>
        </w:tabs>
        <w:spacing w:before="120" w:after="200" w:line="240" w:lineRule="auto"/>
        <w:rPr>
          <w:b/>
          <w:sz w:val="22"/>
          <w:szCs w:val="22"/>
          <w:lang w:eastAsia="en-US"/>
        </w:rPr>
      </w:pPr>
      <w:bookmarkStart w:id="1104" w:name="_Toc169203120"/>
      <w:bookmarkStart w:id="1105" w:name="_Toc170072450"/>
      <w:bookmarkStart w:id="1106" w:name="_Toc162435426"/>
      <w:r w:rsidRPr="008A6F2A">
        <w:rPr>
          <w:b/>
          <w:sz w:val="22"/>
          <w:szCs w:val="22"/>
          <w:lang w:eastAsia="en-US"/>
        </w:rPr>
        <w:t>Subfields</w:t>
      </w:r>
      <w:bookmarkEnd w:id="1104"/>
      <w:bookmarkEnd w:id="1105"/>
      <w:bookmarkEnd w:id="1106"/>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1107" w:name="_Toc169203121"/>
      <w:bookmarkStart w:id="1108" w:name="_Toc170072451"/>
      <w:bookmarkStart w:id="1109" w:name="_Toc162435427"/>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1107"/>
      <w:bookmarkEnd w:id="1108"/>
      <w:bookmarkEnd w:id="1109"/>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6834DB" w:rsidRDefault="007653F1" w:rsidP="00C128E3">
      <w:pPr>
        <w:pStyle w:val="NoSpacing1"/>
        <w:spacing w:line="240" w:lineRule="auto"/>
        <w:rPr>
          <w:rFonts w:cs="Courier New"/>
        </w:rPr>
      </w:pPr>
      <w:r w:rsidRPr="008A6F2A">
        <w:rPr>
          <w:rFonts w:cs="Courier New"/>
        </w:rPr>
        <w:tab/>
        <w:t xml:space="preserve"> </w:t>
      </w:r>
      <w:r w:rsidRPr="006834DB">
        <w:rPr>
          <w:rFonts w:cs="Courier New"/>
        </w:rPr>
        <w:t>|</w:t>
      </w:r>
      <w:r w:rsidRPr="006834DB">
        <w:rPr>
          <w:rFonts w:cs="Courier New"/>
        </w:rPr>
        <w:tab/>
      </w:r>
      <w:r w:rsidRPr="006834DB">
        <w:rPr>
          <w:rFonts w:cs="Courier New"/>
        </w:rPr>
        <w:tab/>
      </w:r>
      <w:r w:rsidRPr="006834DB">
        <w:rPr>
          <w:rFonts w:cs="Courier New"/>
        </w:rPr>
        <w:tab/>
      </w:r>
      <w:r w:rsidRPr="006834DB">
        <w:rPr>
          <w:rFonts w:cs="Courier New"/>
        </w:rPr>
        <w:tab/>
        <w:t>|--&lt;0..1&gt;-IACS (*2): Information Association Codes field</w:t>
      </w:r>
    </w:p>
    <w:p w14:paraId="77058B13" w14:textId="77777777" w:rsidR="00E73EDF" w:rsidRPr="006834DB" w:rsidRDefault="007653F1" w:rsidP="00C128E3">
      <w:pPr>
        <w:pStyle w:val="NoSpacing1"/>
        <w:spacing w:line="240" w:lineRule="auto"/>
        <w:rPr>
          <w:rFonts w:cs="Courier New"/>
        </w:rPr>
      </w:pPr>
      <w:r w:rsidRPr="006834DB">
        <w:rPr>
          <w:rFonts w:cs="Courier New"/>
        </w:rPr>
        <w:tab/>
        <w:t xml:space="preserve"> |</w:t>
      </w:r>
      <w:r w:rsidRPr="006834DB">
        <w:rPr>
          <w:rFonts w:cs="Courier New"/>
        </w:rPr>
        <w:tab/>
      </w:r>
      <w:r w:rsidRPr="006834DB">
        <w:rPr>
          <w:rFonts w:cs="Courier New"/>
        </w:rPr>
        <w:tab/>
      </w:r>
      <w:r w:rsidRPr="006834DB">
        <w:rPr>
          <w:rFonts w:cs="Courier New"/>
        </w:rPr>
        <w:tab/>
      </w:r>
      <w:r w:rsidRPr="006834DB">
        <w:rPr>
          <w:rFonts w:cs="Courier New"/>
        </w:rPr>
        <w:tab/>
        <w:t>|</w:t>
      </w:r>
    </w:p>
    <w:p w14:paraId="2AB55F86" w14:textId="77777777" w:rsidR="00E73EDF" w:rsidRPr="003209CA" w:rsidRDefault="007653F1" w:rsidP="00C128E3">
      <w:pPr>
        <w:pStyle w:val="NoSpacing1"/>
        <w:spacing w:line="240" w:lineRule="auto"/>
        <w:rPr>
          <w:rFonts w:cs="Courier New"/>
        </w:rPr>
      </w:pPr>
      <w:r w:rsidRPr="006834DB">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3D12B853"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del w:id="1110" w:author="Jeff Wootton" w:date="2024-06-24T14:21:00Z" w16du:dateUtc="2024-06-24T12:21:00Z">
        <w:r w:rsidRPr="008A6F2A">
          <w:rPr>
            <w:rFonts w:ascii="Courier New" w:hAnsi="Courier New" w:cs="Courier New"/>
          </w:rPr>
          <w:delText>0</w:delText>
        </w:r>
      </w:del>
      <w:ins w:id="1111" w:author="Jeff Wootton" w:date="2024-06-24T14:21:00Z" w16du:dateUtc="2024-06-24T12:21:00Z">
        <w:r w:rsidR="00C00614">
          <w:rPr>
            <w:rFonts w:ascii="Courier New" w:hAnsi="Courier New" w:cs="Courier New"/>
          </w:rPr>
          <w:t>1</w:t>
        </w:r>
      </w:ins>
      <w:r w:rsidRPr="008A6F2A">
        <w:rPr>
          <w:rFonts w:ascii="Courier New" w:hAnsi="Courier New" w:cs="Courier New"/>
        </w:rPr>
        <w:t>..*&gt;-CUCO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1D02B5">
      <w:pPr>
        <w:pStyle w:val="ListContinue2"/>
        <w:numPr>
          <w:ilvl w:val="1"/>
          <w:numId w:val="27"/>
        </w:numPr>
        <w:tabs>
          <w:tab w:val="clear" w:pos="800"/>
        </w:tabs>
        <w:spacing w:before="120" w:after="120" w:line="240" w:lineRule="auto"/>
        <w:rPr>
          <w:b/>
          <w:lang w:eastAsia="en-US"/>
        </w:rPr>
      </w:pPr>
      <w:bookmarkStart w:id="1112" w:name="_Toc162435428"/>
      <w:bookmarkStart w:id="1113" w:name="_Toc169203122"/>
      <w:bookmarkStart w:id="1114" w:name="_Toc170072452"/>
      <w:r>
        <w:rPr>
          <w:b/>
          <w:lang w:eastAsia="en-US"/>
        </w:rPr>
        <w:t xml:space="preserve">Field </w:t>
      </w:r>
      <w:r w:rsidR="008C062E">
        <w:rPr>
          <w:b/>
          <w:lang w:eastAsia="en-US"/>
        </w:rPr>
        <w:t>c</w:t>
      </w:r>
      <w:r>
        <w:rPr>
          <w:b/>
          <w:lang w:eastAsia="en-US"/>
        </w:rPr>
        <w:t>ontent</w:t>
      </w:r>
      <w:bookmarkEnd w:id="1112"/>
      <w:bookmarkEnd w:id="1113"/>
      <w:bookmarkEnd w:id="1114"/>
    </w:p>
    <w:p w14:paraId="5DB1E46D" w14:textId="08E35A4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1115" w:name="_Toc162435429"/>
      <w:bookmarkStart w:id="1116" w:name="_Toc169203123"/>
      <w:bookmarkStart w:id="1117" w:name="_Toc170072453"/>
      <w:r w:rsidRPr="00F2456F">
        <w:rPr>
          <w:b/>
          <w:lang w:eastAsia="en-US"/>
        </w:rPr>
        <w:t>Dataset Identification field - DSID</w:t>
      </w:r>
      <w:bookmarkEnd w:id="1115"/>
      <w:bookmarkEnd w:id="1116"/>
      <w:bookmarkEnd w:id="1117"/>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01BA77A"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254B72F"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57043F65"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1118" w:name="_Toc162435430"/>
      <w:bookmarkStart w:id="1119" w:name="_Toc169203124"/>
      <w:bookmarkStart w:id="1120" w:name="_Toc170072454"/>
      <w:r w:rsidRPr="00F2456F">
        <w:rPr>
          <w:b/>
          <w:lang w:eastAsia="en-US"/>
        </w:rPr>
        <w:t>Dataset Structure Information field - DSSI</w:t>
      </w:r>
      <w:bookmarkEnd w:id="1118"/>
      <w:bookmarkEnd w:id="1119"/>
      <w:bookmarkEnd w:id="1120"/>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1D02B5">
      <w:pPr>
        <w:pStyle w:val="ListContinue2"/>
        <w:numPr>
          <w:ilvl w:val="2"/>
          <w:numId w:val="27"/>
        </w:numPr>
        <w:tabs>
          <w:tab w:val="clear" w:pos="432"/>
        </w:tabs>
        <w:spacing w:before="120" w:after="120" w:line="240" w:lineRule="auto"/>
        <w:rPr>
          <w:b/>
          <w:lang w:eastAsia="en-US"/>
        </w:rPr>
      </w:pPr>
      <w:bookmarkStart w:id="1121" w:name="_Toc162435431"/>
      <w:bookmarkStart w:id="1122" w:name="_Toc169203125"/>
      <w:bookmarkStart w:id="1123" w:name="_Toc170072455"/>
      <w:r w:rsidRPr="008A6F2A">
        <w:rPr>
          <w:b/>
          <w:lang w:eastAsia="en-US"/>
        </w:rPr>
        <w:t>Attribute Code field structure - ATCS</w:t>
      </w:r>
      <w:bookmarkEnd w:id="1121"/>
      <w:bookmarkEnd w:id="1122"/>
      <w:bookmarkEnd w:id="1123"/>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1124" w:name="_Toc225065224"/>
            <w:bookmarkStart w:id="1125" w:name="_Toc207617017"/>
            <w:bookmarkStart w:id="1126"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1D02B5">
      <w:pPr>
        <w:pStyle w:val="ListContinue2"/>
        <w:numPr>
          <w:ilvl w:val="2"/>
          <w:numId w:val="27"/>
        </w:numPr>
        <w:tabs>
          <w:tab w:val="clear" w:pos="432"/>
        </w:tabs>
        <w:spacing w:before="120" w:after="120" w:line="240" w:lineRule="auto"/>
        <w:rPr>
          <w:b/>
          <w:lang w:eastAsia="en-US"/>
        </w:rPr>
      </w:pPr>
      <w:bookmarkStart w:id="1127" w:name="_Toc162435432"/>
      <w:bookmarkStart w:id="1128" w:name="_Toc169203126"/>
      <w:bookmarkStart w:id="1129" w:name="_Toc170072456"/>
      <w:r w:rsidRPr="00F9762B">
        <w:rPr>
          <w:b/>
          <w:lang w:eastAsia="en-US"/>
        </w:rPr>
        <w:t>Information Type Codes field structure - ITCS</w:t>
      </w:r>
      <w:bookmarkEnd w:id="1127"/>
      <w:bookmarkEnd w:id="1128"/>
      <w:bookmarkEnd w:id="1129"/>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1130" w:name="_Toc162435433"/>
      <w:bookmarkStart w:id="1131" w:name="_Toc169203127"/>
      <w:bookmarkStart w:id="1132" w:name="_Toc170072457"/>
      <w:r w:rsidRPr="000669C1">
        <w:rPr>
          <w:b/>
          <w:lang w:eastAsia="en-US"/>
        </w:rPr>
        <w:t>Feature Type Codes field structure - FTCS</w:t>
      </w:r>
      <w:bookmarkEnd w:id="1130"/>
      <w:bookmarkEnd w:id="1131"/>
      <w:bookmarkEnd w:id="113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1133" w:name="_Toc162435434"/>
      <w:bookmarkStart w:id="1134" w:name="_Toc169203128"/>
      <w:bookmarkStart w:id="1135" w:name="_Toc170072458"/>
      <w:r w:rsidRPr="000669C1">
        <w:rPr>
          <w:b/>
          <w:lang w:eastAsia="en-US"/>
        </w:rPr>
        <w:t>Information Association Codes field structure - IACS</w:t>
      </w:r>
      <w:bookmarkEnd w:id="1133"/>
      <w:bookmarkEnd w:id="1134"/>
      <w:bookmarkEnd w:id="113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1D02B5">
      <w:pPr>
        <w:pStyle w:val="ListContinue2"/>
        <w:numPr>
          <w:ilvl w:val="2"/>
          <w:numId w:val="27"/>
        </w:numPr>
        <w:tabs>
          <w:tab w:val="clear" w:pos="432"/>
        </w:tabs>
        <w:spacing w:before="120" w:after="120" w:line="240" w:lineRule="auto"/>
        <w:rPr>
          <w:b/>
          <w:lang w:eastAsia="en-US"/>
        </w:rPr>
      </w:pPr>
      <w:bookmarkStart w:id="1136" w:name="_Toc162435435"/>
      <w:bookmarkStart w:id="1137" w:name="_Toc169203129"/>
      <w:bookmarkStart w:id="1138" w:name="_Toc170072459"/>
      <w:r w:rsidRPr="008A6F2A">
        <w:rPr>
          <w:b/>
          <w:lang w:eastAsia="en-US"/>
        </w:rPr>
        <w:t>Feature Association Codes field structure - FACS</w:t>
      </w:r>
      <w:bookmarkEnd w:id="1136"/>
      <w:bookmarkEnd w:id="1137"/>
      <w:bookmarkEnd w:id="113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1139" w:name="_Toc162435436"/>
      <w:bookmarkStart w:id="1140" w:name="_Toc169203130"/>
      <w:bookmarkStart w:id="1141" w:name="_Toc170072460"/>
      <w:r w:rsidRPr="008A6F2A">
        <w:rPr>
          <w:b/>
          <w:lang w:eastAsia="en-US"/>
        </w:rPr>
        <w:t>Association Role Codes field structure - ARCS</w:t>
      </w:r>
      <w:bookmarkEnd w:id="1139"/>
      <w:bookmarkEnd w:id="1140"/>
      <w:bookmarkEnd w:id="114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1142" w:name="_Toc162435437"/>
      <w:bookmarkStart w:id="1143" w:name="_Toc169203131"/>
      <w:bookmarkStart w:id="1144" w:name="_Toc170072461"/>
      <w:r w:rsidRPr="008A6F2A">
        <w:rPr>
          <w:b/>
          <w:lang w:eastAsia="en-US"/>
        </w:rPr>
        <w:t>Coordinate Reference System Record Identifier field - CSID</w:t>
      </w:r>
      <w:bookmarkEnd w:id="1142"/>
      <w:bookmarkEnd w:id="1143"/>
      <w:bookmarkEnd w:id="114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1145" w:name="_Toc207617030"/>
            <w:bookmarkEnd w:id="1124"/>
            <w:bookmarkEnd w:id="1125"/>
            <w:bookmarkEnd w:id="1126"/>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1D02B5">
      <w:pPr>
        <w:pStyle w:val="ListContinue2"/>
        <w:keepNext/>
        <w:keepLines/>
        <w:numPr>
          <w:ilvl w:val="2"/>
          <w:numId w:val="27"/>
        </w:numPr>
        <w:tabs>
          <w:tab w:val="clear" w:pos="432"/>
        </w:tabs>
        <w:spacing w:before="120" w:after="120" w:line="240" w:lineRule="auto"/>
        <w:rPr>
          <w:b/>
          <w:lang w:eastAsia="en-US"/>
        </w:rPr>
      </w:pPr>
      <w:bookmarkStart w:id="1146" w:name="_Toc162435438"/>
      <w:bookmarkStart w:id="1147" w:name="_Toc169203132"/>
      <w:bookmarkStart w:id="1148" w:name="_Toc170072462"/>
      <w:r w:rsidRPr="008A6F2A">
        <w:rPr>
          <w:b/>
          <w:lang w:eastAsia="en-US"/>
        </w:rPr>
        <w:t>Coordinate Reference System Header field - CRSH</w:t>
      </w:r>
      <w:bookmarkEnd w:id="1146"/>
      <w:bookmarkEnd w:id="1147"/>
      <w:bookmarkEnd w:id="1148"/>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1D02B5">
      <w:pPr>
        <w:pStyle w:val="ListContinue2"/>
        <w:keepNext/>
        <w:keepLines/>
        <w:numPr>
          <w:ilvl w:val="2"/>
          <w:numId w:val="27"/>
        </w:numPr>
        <w:tabs>
          <w:tab w:val="clear" w:pos="432"/>
        </w:tabs>
        <w:spacing w:before="120" w:after="120" w:line="240" w:lineRule="auto"/>
        <w:rPr>
          <w:b/>
          <w:lang w:eastAsia="en-US"/>
        </w:rPr>
      </w:pPr>
      <w:bookmarkStart w:id="1149" w:name="_Toc162435439"/>
      <w:bookmarkStart w:id="1150" w:name="_Toc169203133"/>
      <w:bookmarkStart w:id="1151" w:name="_Toc170072463"/>
      <w:r w:rsidRPr="00AC0F34">
        <w:rPr>
          <w:b/>
          <w:lang w:eastAsia="en-US"/>
        </w:rPr>
        <w:t>Coordinate System Axes field - CSAX</w:t>
      </w:r>
      <w:bookmarkEnd w:id="1149"/>
      <w:bookmarkEnd w:id="1150"/>
      <w:bookmarkEnd w:id="1151"/>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1152" w:name="_Toc162435440"/>
      <w:bookmarkStart w:id="1153" w:name="_Toc169203134"/>
      <w:bookmarkStart w:id="1154" w:name="_Toc170072464"/>
      <w:r w:rsidRPr="003279E8">
        <w:rPr>
          <w:b/>
          <w:lang w:eastAsia="en-US"/>
        </w:rPr>
        <w:t>Vertical Datum field - VDAT</w:t>
      </w:r>
      <w:bookmarkEnd w:id="1152"/>
      <w:bookmarkEnd w:id="1153"/>
      <w:bookmarkEnd w:id="1154"/>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1155" w:name="_Toc207617037"/>
      <w:bookmarkEnd w:id="1145"/>
    </w:p>
    <w:p w14:paraId="74C15324" w14:textId="71104731"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1156" w:name="_Toc162435441"/>
      <w:bookmarkStart w:id="1157" w:name="_Toc169203135"/>
      <w:bookmarkStart w:id="1158" w:name="_Toc170072465"/>
      <w:r w:rsidRPr="003279E8">
        <w:rPr>
          <w:b/>
          <w:lang w:eastAsia="en-US"/>
        </w:rPr>
        <w:t>Information Type Identifier field - IRID</w:t>
      </w:r>
      <w:bookmarkEnd w:id="1156"/>
      <w:bookmarkEnd w:id="1157"/>
      <w:bookmarkEnd w:id="1158"/>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1155"/>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1D02B5">
      <w:pPr>
        <w:pStyle w:val="ListContinue2"/>
        <w:keepNext/>
        <w:keepLines/>
        <w:numPr>
          <w:ilvl w:val="2"/>
          <w:numId w:val="27"/>
        </w:numPr>
        <w:tabs>
          <w:tab w:val="clear" w:pos="432"/>
        </w:tabs>
        <w:spacing w:before="120" w:after="120" w:line="240" w:lineRule="auto"/>
        <w:rPr>
          <w:b/>
          <w:lang w:eastAsia="en-US"/>
        </w:rPr>
      </w:pPr>
      <w:bookmarkStart w:id="1159" w:name="_Toc162435442"/>
      <w:bookmarkStart w:id="1160" w:name="_Toc169203136"/>
      <w:bookmarkStart w:id="1161" w:name="_Toc170072466"/>
      <w:r w:rsidRPr="00096A3F">
        <w:rPr>
          <w:b/>
          <w:lang w:eastAsia="en-US"/>
        </w:rPr>
        <w:t>Attribute field - ATTR</w:t>
      </w:r>
      <w:bookmarkEnd w:id="1159"/>
      <w:bookmarkEnd w:id="1160"/>
      <w:bookmarkEnd w:id="116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1162" w:name="_Toc162435443"/>
      <w:bookmarkStart w:id="1163" w:name="_Toc169203137"/>
      <w:bookmarkStart w:id="1164" w:name="_Toc170072467"/>
      <w:r w:rsidRPr="00D82DE0">
        <w:rPr>
          <w:b/>
          <w:lang w:eastAsia="en-US"/>
        </w:rPr>
        <w:t>Information Association field - INAS</w:t>
      </w:r>
      <w:bookmarkEnd w:id="1162"/>
      <w:bookmarkEnd w:id="1163"/>
      <w:bookmarkEnd w:id="1164"/>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1165" w:name="_Toc162435444"/>
      <w:bookmarkStart w:id="1166" w:name="_Toc169203138"/>
      <w:bookmarkStart w:id="1167" w:name="_Toc170072468"/>
      <w:r w:rsidRPr="00D82DE0">
        <w:rPr>
          <w:b/>
          <w:lang w:eastAsia="en-US"/>
        </w:rPr>
        <w:t>Point Record Identifier field - PRID</w:t>
      </w:r>
      <w:bookmarkEnd w:id="1165"/>
      <w:bookmarkEnd w:id="1166"/>
      <w:bookmarkEnd w:id="116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1168" w:name="_Toc207617053"/>
    </w:p>
    <w:p w14:paraId="5FFA05C6" w14:textId="42EA6E02"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1169" w:name="_Toc162435445"/>
      <w:bookmarkStart w:id="1170" w:name="_Toc169203139"/>
      <w:bookmarkStart w:id="1171" w:name="_Toc170072469"/>
      <w:r w:rsidRPr="00E76B8F">
        <w:rPr>
          <w:b/>
          <w:lang w:eastAsia="en-US"/>
        </w:rPr>
        <w:t>2-D Integer Coordinate Tuple field structure - C2IT</w:t>
      </w:r>
      <w:bookmarkEnd w:id="1169"/>
      <w:bookmarkEnd w:id="1170"/>
      <w:bookmarkEnd w:id="117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1172" w:name="_Toc162435446"/>
      <w:bookmarkStart w:id="1173" w:name="_Toc169203140"/>
      <w:bookmarkStart w:id="1174" w:name="_Toc170072470"/>
      <w:r w:rsidRPr="00E76B8F">
        <w:rPr>
          <w:b/>
          <w:lang w:eastAsia="en-US"/>
        </w:rPr>
        <w:t>3-D Integer Coordinate Tuple field structure - C3IT</w:t>
      </w:r>
      <w:bookmarkEnd w:id="1172"/>
      <w:bookmarkEnd w:id="1173"/>
      <w:bookmarkEnd w:id="117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1175" w:name="_Toc162435447"/>
      <w:bookmarkStart w:id="1176" w:name="_Toc169203141"/>
      <w:bookmarkStart w:id="1177" w:name="_Toc170072471"/>
      <w:r w:rsidRPr="00E76B8F">
        <w:rPr>
          <w:b/>
          <w:lang w:eastAsia="en-US"/>
        </w:rPr>
        <w:t>Multi Point Record Identifier field - MRID</w:t>
      </w:r>
      <w:bookmarkEnd w:id="1175"/>
      <w:bookmarkEnd w:id="1176"/>
      <w:bookmarkEnd w:id="117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1168"/>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1178" w:name="_Toc162435448"/>
      <w:bookmarkStart w:id="1179" w:name="_Toc169203142"/>
      <w:bookmarkStart w:id="1180" w:name="_Toc170072472"/>
      <w:r w:rsidRPr="00B30BC0">
        <w:rPr>
          <w:b/>
          <w:lang w:eastAsia="en-US"/>
        </w:rPr>
        <w:t>2-D Integer Coordinate List field structure - C2IL</w:t>
      </w:r>
      <w:bookmarkEnd w:id="1178"/>
      <w:bookmarkEnd w:id="1179"/>
      <w:bookmarkEnd w:id="1180"/>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1181"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1182" w:name="_Toc162435449"/>
      <w:bookmarkStart w:id="1183" w:name="_Toc169203143"/>
      <w:bookmarkStart w:id="1184" w:name="_Toc170072473"/>
      <w:r w:rsidRPr="00B30BC0">
        <w:rPr>
          <w:b/>
          <w:lang w:eastAsia="en-US"/>
        </w:rPr>
        <w:lastRenderedPageBreak/>
        <w:t>3-D Integer Coordinate List field structure - C3IL</w:t>
      </w:r>
      <w:bookmarkEnd w:id="1182"/>
      <w:bookmarkEnd w:id="1183"/>
      <w:bookmarkEnd w:id="1184"/>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1185" w:name="_Toc162435450"/>
      <w:bookmarkStart w:id="1186" w:name="_Toc169203144"/>
      <w:bookmarkStart w:id="1187" w:name="_Toc170072474"/>
      <w:r w:rsidRPr="00B30BC0">
        <w:rPr>
          <w:b/>
          <w:lang w:eastAsia="en-US"/>
        </w:rPr>
        <w:t>Curve Record Identifier field - CRID</w:t>
      </w:r>
      <w:bookmarkEnd w:id="1185"/>
      <w:bookmarkEnd w:id="1186"/>
      <w:bookmarkEnd w:id="118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1181"/>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1188" w:name="_Toc162435451"/>
      <w:bookmarkStart w:id="1189" w:name="_Toc169203145"/>
      <w:bookmarkStart w:id="1190" w:name="_Toc170072475"/>
      <w:r w:rsidRPr="00D4449C">
        <w:rPr>
          <w:b/>
          <w:lang w:eastAsia="en-US"/>
        </w:rPr>
        <w:t>Point Association field - PTAS</w:t>
      </w:r>
      <w:bookmarkEnd w:id="1188"/>
      <w:bookmarkEnd w:id="1189"/>
      <w:bookmarkEnd w:id="1190"/>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1191" w:name="_Toc162435452"/>
      <w:bookmarkStart w:id="1192" w:name="_Toc169203146"/>
      <w:bookmarkStart w:id="1193" w:name="_Toc170072476"/>
      <w:r w:rsidRPr="00D4449C">
        <w:rPr>
          <w:b/>
          <w:lang w:eastAsia="en-US"/>
        </w:rPr>
        <w:t>Segment Header field - SEGH</w:t>
      </w:r>
      <w:bookmarkEnd w:id="1191"/>
      <w:bookmarkEnd w:id="1192"/>
      <w:bookmarkEnd w:id="119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1D02B5">
      <w:pPr>
        <w:pStyle w:val="ListContinue2"/>
        <w:keepNext/>
        <w:keepLines/>
        <w:numPr>
          <w:ilvl w:val="2"/>
          <w:numId w:val="27"/>
        </w:numPr>
        <w:tabs>
          <w:tab w:val="clear" w:pos="432"/>
        </w:tabs>
        <w:spacing w:before="120" w:after="120" w:line="240" w:lineRule="auto"/>
        <w:rPr>
          <w:b/>
          <w:lang w:eastAsia="en-US"/>
        </w:rPr>
      </w:pPr>
      <w:bookmarkStart w:id="1194" w:name="_Toc162435453"/>
      <w:bookmarkStart w:id="1195" w:name="_Toc169203147"/>
      <w:bookmarkStart w:id="1196" w:name="_Toc170072477"/>
      <w:r w:rsidRPr="00645532">
        <w:rPr>
          <w:b/>
          <w:lang w:eastAsia="en-US"/>
        </w:rPr>
        <w:t>Composite Curve Record Identifier field - CCID</w:t>
      </w:r>
      <w:bookmarkEnd w:id="1194"/>
      <w:bookmarkEnd w:id="1195"/>
      <w:bookmarkEnd w:id="119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1197" w:name="_Toc162435454"/>
      <w:bookmarkStart w:id="1198" w:name="_Toc169203148"/>
      <w:bookmarkStart w:id="1199" w:name="_Toc170072478"/>
      <w:r w:rsidRPr="00120D82">
        <w:rPr>
          <w:b/>
          <w:lang w:eastAsia="en-US"/>
        </w:rPr>
        <w:t>Curve Component field - CUCO</w:t>
      </w:r>
      <w:bookmarkEnd w:id="1197"/>
      <w:bookmarkEnd w:id="1198"/>
      <w:bookmarkEnd w:id="1199"/>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1200" w:name="_Toc162435455"/>
      <w:bookmarkStart w:id="1201" w:name="_Toc169203149"/>
      <w:bookmarkStart w:id="1202" w:name="_Toc170072479"/>
      <w:r w:rsidRPr="00120D82">
        <w:rPr>
          <w:b/>
          <w:lang w:eastAsia="en-US"/>
        </w:rPr>
        <w:t>Surface Record Identifier field - SRID</w:t>
      </w:r>
      <w:bookmarkEnd w:id="1200"/>
      <w:bookmarkEnd w:id="1201"/>
      <w:bookmarkEnd w:id="120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1203" w:name="_Toc162435456"/>
      <w:bookmarkStart w:id="1204" w:name="_Toc169203150"/>
      <w:bookmarkStart w:id="1205" w:name="_Toc170072480"/>
      <w:r w:rsidRPr="004856CC">
        <w:rPr>
          <w:b/>
          <w:lang w:eastAsia="en-US"/>
        </w:rPr>
        <w:t>Ring Association field - RIAS</w:t>
      </w:r>
      <w:bookmarkEnd w:id="1203"/>
      <w:bookmarkEnd w:id="1204"/>
      <w:bookmarkEnd w:id="1205"/>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1206" w:name="_Toc207617075"/>
      <w:bookmarkStart w:id="1207" w:name="_Toc225648375"/>
      <w:bookmarkStart w:id="1208" w:name="_Toc225065232"/>
    </w:p>
    <w:p w14:paraId="0F021429" w14:textId="215529E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1209" w:name="_Toc162435457"/>
      <w:bookmarkStart w:id="1210" w:name="_Toc169203151"/>
      <w:bookmarkStart w:id="1211" w:name="_Toc170072481"/>
      <w:r w:rsidRPr="004856CC">
        <w:rPr>
          <w:b/>
          <w:lang w:eastAsia="en-US"/>
        </w:rPr>
        <w:t>Feature Type Record Identifier field - FRID</w:t>
      </w:r>
      <w:bookmarkEnd w:id="1209"/>
      <w:bookmarkEnd w:id="1210"/>
      <w:bookmarkEnd w:id="121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1206"/>
          <w:bookmarkEnd w:id="1207"/>
          <w:bookmarkEnd w:id="1208"/>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1212" w:name="_Toc225648376"/>
      <w:bookmarkStart w:id="1213" w:name="_Toc207617076"/>
      <w:bookmarkStart w:id="1214" w:name="_Toc225065233"/>
    </w:p>
    <w:p w14:paraId="4C2595A9" w14:textId="3E8F016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1215" w:name="_Toc162435458"/>
      <w:bookmarkStart w:id="1216" w:name="_Toc169203152"/>
      <w:bookmarkStart w:id="1217" w:name="_Toc170072482"/>
      <w:r w:rsidRPr="004856CC">
        <w:rPr>
          <w:b/>
          <w:lang w:eastAsia="en-US"/>
        </w:rPr>
        <w:t>Feature Object Identifier field - FOID</w:t>
      </w:r>
      <w:bookmarkEnd w:id="1215"/>
      <w:bookmarkEnd w:id="1216"/>
      <w:bookmarkEnd w:id="121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1212"/>
          <w:bookmarkEnd w:id="1213"/>
          <w:bookmarkEnd w:id="1214"/>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1D02B5">
      <w:pPr>
        <w:pStyle w:val="ListContinue2"/>
        <w:keepNext/>
        <w:keepLines/>
        <w:numPr>
          <w:ilvl w:val="2"/>
          <w:numId w:val="27"/>
        </w:numPr>
        <w:tabs>
          <w:tab w:val="clear" w:pos="432"/>
        </w:tabs>
        <w:spacing w:before="120" w:after="120" w:line="240" w:lineRule="auto"/>
        <w:rPr>
          <w:b/>
          <w:lang w:eastAsia="en-US"/>
        </w:rPr>
      </w:pPr>
      <w:bookmarkStart w:id="1218" w:name="_Toc162435459"/>
      <w:bookmarkStart w:id="1219" w:name="_Toc169203153"/>
      <w:bookmarkStart w:id="1220" w:name="_Toc170072483"/>
      <w:r w:rsidRPr="005630EA">
        <w:rPr>
          <w:b/>
          <w:lang w:eastAsia="en-US"/>
        </w:rPr>
        <w:t>Spatial Association field - SPAS</w:t>
      </w:r>
      <w:bookmarkEnd w:id="1218"/>
      <w:bookmarkEnd w:id="1219"/>
      <w:bookmarkEnd w:id="1220"/>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6834DB" w:rsidRDefault="00D224F5" w:rsidP="00522ACE">
            <w:pPr>
              <w:pStyle w:val="Small"/>
              <w:spacing w:before="40"/>
              <w:jc w:val="both"/>
            </w:pPr>
            <w:r w:rsidRPr="006834DB">
              <w:t>{110} – Point</w:t>
            </w:r>
          </w:p>
          <w:p w14:paraId="3A70C3AB" w14:textId="77777777" w:rsidR="00D224F5" w:rsidRPr="006834DB" w:rsidRDefault="00D224F5" w:rsidP="00522ACE">
            <w:pPr>
              <w:pStyle w:val="Small"/>
              <w:spacing w:before="0"/>
              <w:jc w:val="both"/>
            </w:pPr>
            <w:r w:rsidRPr="006834DB">
              <w:t>{115} – Multi Point</w:t>
            </w:r>
          </w:p>
          <w:p w14:paraId="130F5216" w14:textId="77777777" w:rsidR="00D224F5" w:rsidRPr="006834DB" w:rsidRDefault="00D224F5" w:rsidP="00522ACE">
            <w:pPr>
              <w:pStyle w:val="Small"/>
              <w:spacing w:before="0"/>
              <w:jc w:val="both"/>
            </w:pPr>
            <w:r w:rsidRPr="006834DB">
              <w:t>{120} – Curve</w:t>
            </w:r>
          </w:p>
          <w:p w14:paraId="4DCCDD19" w14:textId="77777777" w:rsidR="00D224F5" w:rsidRPr="006834DB" w:rsidRDefault="00D224F5" w:rsidP="00522ACE">
            <w:pPr>
              <w:pStyle w:val="Small"/>
              <w:spacing w:before="0"/>
              <w:jc w:val="both"/>
            </w:pPr>
            <w:r w:rsidRPr="006834DB">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1221" w:name="_Toc207617079"/>
      <w:bookmarkStart w:id="1222" w:name="_Toc225648378"/>
      <w:bookmarkStart w:id="1223"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1D02B5">
      <w:pPr>
        <w:pStyle w:val="ListContinue2"/>
        <w:keepNext/>
        <w:keepLines/>
        <w:numPr>
          <w:ilvl w:val="2"/>
          <w:numId w:val="27"/>
        </w:numPr>
        <w:tabs>
          <w:tab w:val="clear" w:pos="432"/>
        </w:tabs>
        <w:spacing w:before="120" w:after="120" w:line="240" w:lineRule="auto"/>
        <w:rPr>
          <w:b/>
          <w:lang w:eastAsia="en-US"/>
        </w:rPr>
      </w:pPr>
      <w:bookmarkStart w:id="1224" w:name="_Toc162435460"/>
      <w:bookmarkStart w:id="1225" w:name="_Toc169203154"/>
      <w:bookmarkStart w:id="1226" w:name="_Toc170072484"/>
      <w:r w:rsidRPr="00925F98">
        <w:rPr>
          <w:b/>
          <w:lang w:eastAsia="en-US"/>
        </w:rPr>
        <w:lastRenderedPageBreak/>
        <w:t>Feature Association field – FASC</w:t>
      </w:r>
      <w:bookmarkEnd w:id="1224"/>
      <w:bookmarkEnd w:id="1225"/>
      <w:bookmarkEnd w:id="1226"/>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1221"/>
          <w:bookmarkEnd w:id="1222"/>
          <w:bookmarkEnd w:id="1223"/>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1D02B5">
      <w:pPr>
        <w:pStyle w:val="ListContinue2"/>
        <w:numPr>
          <w:ilvl w:val="2"/>
          <w:numId w:val="27"/>
        </w:numPr>
        <w:tabs>
          <w:tab w:val="clear" w:pos="432"/>
        </w:tabs>
        <w:spacing w:before="120" w:after="120" w:line="240" w:lineRule="auto"/>
        <w:rPr>
          <w:b/>
          <w:lang w:eastAsia="en-US"/>
        </w:rPr>
      </w:pPr>
      <w:bookmarkStart w:id="1227" w:name="_Toc162435461"/>
      <w:bookmarkStart w:id="1228" w:name="_Toc169203155"/>
      <w:bookmarkStart w:id="1229" w:name="_Toc170072485"/>
      <w:r w:rsidRPr="007E4FCD">
        <w:rPr>
          <w:b/>
          <w:lang w:eastAsia="en-US"/>
        </w:rPr>
        <w:t>Masked Spatial Type field - MASK</w:t>
      </w:r>
      <w:bookmarkEnd w:id="1227"/>
      <w:bookmarkEnd w:id="1228"/>
      <w:bookmarkEnd w:id="1229"/>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1230" w:name="_Toc169203156"/>
      <w:bookmarkStart w:id="1231" w:name="_Toc170072486"/>
      <w:bookmarkStart w:id="1232" w:name="_Toc162435462"/>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1230"/>
      <w:bookmarkEnd w:id="1231"/>
      <w:bookmarkEnd w:id="1232"/>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772143" w:rsidRDefault="00260981" w:rsidP="00C128E3">
      <w:pPr>
        <w:pStyle w:val="NoSpacing1"/>
        <w:spacing w:line="240" w:lineRule="auto"/>
      </w:pPr>
      <w:r w:rsidRPr="00926480">
        <w:rPr>
          <w:rFonts w:cs="Courier New"/>
        </w:rPr>
        <w:tab/>
      </w:r>
      <w:r w:rsidRPr="00772143">
        <w:t xml:space="preserve"> |</w:t>
      </w:r>
      <w:r w:rsidRPr="00772143">
        <w:tab/>
      </w:r>
      <w:r w:rsidRPr="00772143">
        <w:tab/>
      </w:r>
      <w:r w:rsidRPr="00772143">
        <w:tab/>
      </w:r>
      <w:r w:rsidRPr="00772143">
        <w:tab/>
        <w:t>|--&lt;0..1&gt;-IACS (*2): Information Association Codes field</w:t>
      </w:r>
    </w:p>
    <w:p w14:paraId="76BD753C" w14:textId="77777777" w:rsidR="00260981" w:rsidRPr="00772143" w:rsidRDefault="00260981" w:rsidP="00C128E3">
      <w:pPr>
        <w:pStyle w:val="NoSpacing1"/>
        <w:spacing w:line="240" w:lineRule="auto"/>
      </w:pPr>
      <w:r w:rsidRPr="00772143">
        <w:tab/>
        <w:t xml:space="preserve"> |</w:t>
      </w:r>
      <w:r w:rsidRPr="00772143">
        <w:tab/>
      </w:r>
      <w:r w:rsidRPr="00772143">
        <w:tab/>
      </w:r>
      <w:r w:rsidRPr="00772143">
        <w:tab/>
      </w:r>
      <w:r w:rsidRPr="00772143">
        <w:tab/>
        <w:t>|</w:t>
      </w:r>
    </w:p>
    <w:p w14:paraId="5D47673F" w14:textId="77777777" w:rsidR="00260981" w:rsidRPr="00772143" w:rsidRDefault="00260981" w:rsidP="00C128E3">
      <w:pPr>
        <w:pStyle w:val="NoSpacing1"/>
        <w:spacing w:line="240" w:lineRule="auto"/>
      </w:pPr>
      <w:r w:rsidRPr="00772143">
        <w:tab/>
        <w:t xml:space="preserve"> |</w:t>
      </w:r>
      <w:r w:rsidRPr="00772143">
        <w:tab/>
      </w:r>
      <w:r w:rsidRPr="00772143">
        <w:tab/>
      </w:r>
      <w:r w:rsidRPr="00772143">
        <w:tab/>
      </w:r>
      <w:r w:rsidRPr="00772143">
        <w:tab/>
        <w:t>|-&lt;0..1&gt;-FACS (*2): Feature Association Codes field</w:t>
      </w:r>
    </w:p>
    <w:p w14:paraId="1750BDD2" w14:textId="77777777" w:rsidR="00260981" w:rsidRPr="00772143" w:rsidRDefault="00260981" w:rsidP="00C128E3">
      <w:pPr>
        <w:pStyle w:val="NoSpacing1"/>
        <w:spacing w:line="240" w:lineRule="auto"/>
      </w:pPr>
      <w:r w:rsidRPr="00772143">
        <w:tab/>
        <w:t xml:space="preserve"> |</w:t>
      </w:r>
      <w:r w:rsidRPr="00772143">
        <w:tab/>
      </w:r>
      <w:r w:rsidRPr="00772143">
        <w:tab/>
      </w:r>
      <w:r w:rsidRPr="00772143">
        <w:tab/>
      </w:r>
      <w:r w:rsidRPr="00772143">
        <w:tab/>
        <w:t>|</w:t>
      </w:r>
    </w:p>
    <w:p w14:paraId="0F8EE447" w14:textId="77777777" w:rsidR="00260981" w:rsidRPr="00772143" w:rsidRDefault="00260981" w:rsidP="00C128E3">
      <w:pPr>
        <w:pStyle w:val="NoSpacing1"/>
        <w:spacing w:line="240" w:lineRule="auto"/>
      </w:pPr>
      <w:r w:rsidRPr="00772143">
        <w:tab/>
        <w:t xml:space="preserve"> |</w:t>
      </w:r>
      <w:r w:rsidRPr="00772143">
        <w:tab/>
      </w:r>
      <w:r w:rsidRPr="00772143">
        <w:tab/>
      </w:r>
      <w:r w:rsidRPr="00772143">
        <w:tab/>
      </w:r>
      <w:r w:rsidRPr="00772143">
        <w:tab/>
        <w:t>|-&lt;0..1&gt;-ARCS (*2): Association Role Codes field</w:t>
      </w:r>
    </w:p>
    <w:p w14:paraId="5BD9C42D" w14:textId="77777777" w:rsidR="00E73EDF" w:rsidRPr="00772143" w:rsidRDefault="007653F1" w:rsidP="00C128E3">
      <w:pPr>
        <w:pStyle w:val="NoSpacing2"/>
        <w:spacing w:line="240" w:lineRule="auto"/>
        <w:jc w:val="both"/>
        <w:rPr>
          <w:rFonts w:ascii="Courier" w:hAnsi="Courier"/>
        </w:rPr>
      </w:pPr>
      <w:r w:rsidRPr="00772143">
        <w:rPr>
          <w:rFonts w:ascii="Courier" w:hAnsi="Courier"/>
        </w:rPr>
        <w:t xml:space="preserve">   |</w:t>
      </w:r>
    </w:p>
    <w:p w14:paraId="4C47CC56"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w:t>
      </w:r>
    </w:p>
    <w:p w14:paraId="7976EA50" w14:textId="6DBDD481"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|--&lt;0..*&gt;--Information </w:t>
      </w:r>
      <w:r w:rsidR="00D54FF5" w:rsidRPr="00772143">
        <w:rPr>
          <w:rFonts w:ascii="Courier" w:hAnsi="Courier"/>
        </w:rPr>
        <w:t xml:space="preserve">Type </w:t>
      </w:r>
      <w:r w:rsidRPr="00772143">
        <w:rPr>
          <w:rFonts w:ascii="Courier" w:hAnsi="Courier"/>
        </w:rPr>
        <w:t>record</w:t>
      </w:r>
    </w:p>
    <w:p w14:paraId="6207EE8E"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p>
    <w:p w14:paraId="6557A236"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|--&lt;1&gt;-IRID (5): Information Type Record Identifier field</w:t>
      </w:r>
    </w:p>
    <w:p w14:paraId="6DF6EFA5"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p>
    <w:p w14:paraId="35547AB6"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|--&lt;0..*&gt;- ATTR (*5): Attribute field</w:t>
      </w:r>
    </w:p>
    <w:p w14:paraId="04F47602"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r w:rsidRPr="00772143">
        <w:rPr>
          <w:rFonts w:ascii="Courier" w:hAnsi="Courier"/>
        </w:rPr>
        <w:tab/>
      </w:r>
      <w:r w:rsidRPr="00772143">
        <w:rPr>
          <w:rFonts w:ascii="Courier" w:hAnsi="Courier"/>
        </w:rPr>
        <w:tab/>
      </w:r>
      <w:r w:rsidRPr="00772143">
        <w:rPr>
          <w:rFonts w:ascii="Courier" w:hAnsi="Courier"/>
        </w:rPr>
        <w:tab/>
      </w:r>
    </w:p>
    <w:p w14:paraId="315FCEB2"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|--&lt;0..*&gt;- INAS (5\\*5): Information Association field</w:t>
      </w:r>
    </w:p>
    <w:p w14:paraId="43893D55"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w:t>
      </w:r>
    </w:p>
    <w:p w14:paraId="0302C857"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w:t>
      </w:r>
    </w:p>
    <w:p w14:paraId="1CCC58A5"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|--&lt;0..*&gt;-- Point record</w:t>
      </w:r>
    </w:p>
    <w:p w14:paraId="66717DC5"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p>
    <w:p w14:paraId="2AF2D884"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|--&lt;1&gt;-PRID (4): Point Record Identifier field</w:t>
      </w:r>
    </w:p>
    <w:p w14:paraId="416913A6"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p>
    <w:p w14:paraId="77239D05"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|-&lt;0..*&gt;-INAS (5\\*5): Information Association field</w:t>
      </w:r>
    </w:p>
    <w:p w14:paraId="2C4BC13A"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p>
    <w:p w14:paraId="7140A403"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 alternate coordinate representations</w:t>
      </w:r>
    </w:p>
    <w:p w14:paraId="57E0EE0A" w14:textId="77777777" w:rsidR="00E73EDF" w:rsidRPr="00772143" w:rsidRDefault="007653F1" w:rsidP="00C128E3">
      <w:pPr>
        <w:autoSpaceDE w:val="0"/>
        <w:autoSpaceDN w:val="0"/>
        <w:adjustRightInd w:val="0"/>
        <w:spacing w:after="0" w:line="240" w:lineRule="auto"/>
        <w:rPr>
          <w:rFonts w:ascii="Courier" w:hAnsi="Courier"/>
        </w:rPr>
      </w:pPr>
      <w:r w:rsidRPr="00772143">
        <w:rPr>
          <w:rFonts w:ascii="Courier" w:hAnsi="Courier"/>
        </w:rPr>
        <w:t xml:space="preserve">   |      |</w:t>
      </w:r>
    </w:p>
    <w:p w14:paraId="6B18E5A6" w14:textId="1589DCA8"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*-&lt;</w:t>
      </w:r>
      <w:r w:rsidR="00B3025B" w:rsidRPr="008614D3">
        <w:rPr>
          <w:rFonts w:ascii="Courier" w:hAnsi="Courier" w:cs="Arial"/>
        </w:rPr>
        <w:t>0..</w:t>
      </w:r>
      <w:r w:rsidRPr="008614D3">
        <w:rPr>
          <w:rFonts w:ascii="Courier" w:hAnsi="Courier" w:cs="Arial"/>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6834DB">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1236187B"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del w:id="1233" w:author="Jeff Wootton" w:date="2024-06-24T14:21:00Z" w16du:dateUtc="2024-06-24T12:21:00Z">
        <w:r w:rsidRPr="008A6F2A">
          <w:rPr>
            <w:rFonts w:ascii="Courier" w:hAnsi="Courier" w:cs="Arial"/>
          </w:rPr>
          <w:delText>1</w:delText>
        </w:r>
      </w:del>
      <w:ins w:id="1234" w:author="Jeff Wootton" w:date="2024-06-24T14:21:00Z" w16du:dateUtc="2024-06-24T12:21:00Z">
        <w:r w:rsidR="002E1F9C">
          <w:rPr>
            <w:rFonts w:ascii="Courier" w:hAnsi="Courier" w:cs="Arial"/>
          </w:rPr>
          <w:t>0</w:t>
        </w:r>
      </w:ins>
      <w:r w:rsidRPr="008A6F2A">
        <w:rPr>
          <w:rFonts w:ascii="Courier" w:hAnsi="Courier" w:cs="Arial"/>
        </w:rPr>
        <w:t>..*&gt;-C2IL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341D71C0" w:rsidR="00E73EDF" w:rsidRPr="008A6F2A" w:rsidRDefault="007653F1" w:rsidP="00C128E3">
      <w:pPr>
        <w:spacing w:after="0" w:line="240" w:lineRule="auto"/>
        <w:rPr>
          <w:rFonts w:ascii="Courier" w:hAnsi="Courier"/>
        </w:rPr>
      </w:pPr>
      <w:r w:rsidRPr="008A6F2A">
        <w:rPr>
          <w:rFonts w:ascii="Courier" w:hAnsi="Courier"/>
        </w:rPr>
        <w:t xml:space="preserve">          |-&lt;</w:t>
      </w:r>
      <w:ins w:id="1235" w:author="Jeff Wootton" w:date="2024-06-24T14:21:00Z" w16du:dateUtc="2024-06-24T12:21:00Z">
        <w:r w:rsidR="00CC3F47">
          <w:rPr>
            <w:rFonts w:ascii="Courier" w:hAnsi="Courier"/>
          </w:rPr>
          <w:t>0..</w:t>
        </w:r>
      </w:ins>
      <w:r w:rsidRPr="008A6F2A">
        <w:rPr>
          <w:rFonts w:ascii="Courier" w:hAnsi="Courier"/>
        </w:rPr>
        <w: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1D02B5">
      <w:pPr>
        <w:pStyle w:val="ListContinue2"/>
        <w:numPr>
          <w:ilvl w:val="1"/>
          <w:numId w:val="27"/>
        </w:numPr>
        <w:tabs>
          <w:tab w:val="clear" w:pos="800"/>
        </w:tabs>
        <w:spacing w:before="120" w:after="120" w:line="240" w:lineRule="auto"/>
        <w:rPr>
          <w:b/>
          <w:lang w:eastAsia="en-US"/>
        </w:rPr>
      </w:pPr>
      <w:bookmarkStart w:id="1236" w:name="_Toc162435463"/>
      <w:bookmarkStart w:id="1237" w:name="_Toc169203157"/>
      <w:bookmarkStart w:id="1238" w:name="_Toc170072487"/>
      <w:r w:rsidRPr="00926480">
        <w:rPr>
          <w:b/>
          <w:lang w:eastAsia="en-US"/>
        </w:rPr>
        <w:t xml:space="preserve">Field </w:t>
      </w:r>
      <w:r w:rsidR="008C062E">
        <w:rPr>
          <w:b/>
          <w:lang w:eastAsia="en-US"/>
        </w:rPr>
        <w:t>c</w:t>
      </w:r>
      <w:r w:rsidRPr="00926480">
        <w:rPr>
          <w:b/>
          <w:lang w:eastAsia="en-US"/>
        </w:rPr>
        <w:t>ontent</w:t>
      </w:r>
      <w:bookmarkEnd w:id="1236"/>
      <w:bookmarkEnd w:id="1237"/>
      <w:bookmarkEnd w:id="1238"/>
    </w:p>
    <w:p w14:paraId="40AD1D73" w14:textId="075521C3" w:rsidR="00926480" w:rsidRPr="00926480" w:rsidRDefault="00926480" w:rsidP="001D02B5">
      <w:pPr>
        <w:pStyle w:val="ListContinue2"/>
        <w:numPr>
          <w:ilvl w:val="2"/>
          <w:numId w:val="27"/>
        </w:numPr>
        <w:tabs>
          <w:tab w:val="clear" w:pos="432"/>
        </w:tabs>
        <w:spacing w:before="120" w:after="120" w:line="240" w:lineRule="auto"/>
        <w:rPr>
          <w:b/>
          <w:lang w:eastAsia="en-US"/>
        </w:rPr>
      </w:pPr>
      <w:bookmarkStart w:id="1239" w:name="_Toc162435464"/>
      <w:bookmarkStart w:id="1240" w:name="_Toc169203158"/>
      <w:bookmarkStart w:id="1241" w:name="_Toc170072488"/>
      <w:r w:rsidRPr="00926480">
        <w:rPr>
          <w:b/>
          <w:lang w:eastAsia="en-US"/>
        </w:rPr>
        <w:t>Dataset Identification field - DSID</w:t>
      </w:r>
      <w:bookmarkEnd w:id="1239"/>
      <w:bookmarkEnd w:id="1240"/>
      <w:bookmarkEnd w:id="1241"/>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2FAE93B4"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57654026"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5AD0E3"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1D02B5">
      <w:pPr>
        <w:pStyle w:val="ListContinue2"/>
        <w:numPr>
          <w:ilvl w:val="2"/>
          <w:numId w:val="27"/>
        </w:numPr>
        <w:tabs>
          <w:tab w:val="clear" w:pos="432"/>
        </w:tabs>
        <w:spacing w:before="120" w:after="120" w:line="240" w:lineRule="auto"/>
        <w:rPr>
          <w:b/>
          <w:lang w:eastAsia="en-US"/>
        </w:rPr>
      </w:pPr>
      <w:bookmarkStart w:id="1242" w:name="_Toc162435465"/>
      <w:bookmarkStart w:id="1243" w:name="_Toc169203159"/>
      <w:bookmarkStart w:id="1244" w:name="_Toc170072489"/>
      <w:r w:rsidRPr="005E709A">
        <w:rPr>
          <w:b/>
          <w:lang w:eastAsia="en-US"/>
        </w:rPr>
        <w:t>Dataset Structure Information field - DSSI</w:t>
      </w:r>
      <w:bookmarkEnd w:id="1242"/>
      <w:bookmarkEnd w:id="1243"/>
      <w:bookmarkEnd w:id="1244"/>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1D02B5">
      <w:pPr>
        <w:pStyle w:val="ListContinue2"/>
        <w:numPr>
          <w:ilvl w:val="2"/>
          <w:numId w:val="27"/>
        </w:numPr>
        <w:tabs>
          <w:tab w:val="clear" w:pos="432"/>
        </w:tabs>
        <w:spacing w:before="120" w:after="120" w:line="240" w:lineRule="auto"/>
        <w:rPr>
          <w:b/>
          <w:lang w:eastAsia="en-US"/>
        </w:rPr>
      </w:pPr>
      <w:bookmarkStart w:id="1245" w:name="_Toc162435466"/>
      <w:bookmarkStart w:id="1246" w:name="_Toc169203160"/>
      <w:bookmarkStart w:id="1247" w:name="_Toc170072490"/>
      <w:r w:rsidRPr="009108CE">
        <w:rPr>
          <w:b/>
          <w:lang w:eastAsia="en-US"/>
        </w:rPr>
        <w:t>Attribute Code field structure - ATCS</w:t>
      </w:r>
      <w:bookmarkEnd w:id="1245"/>
      <w:bookmarkEnd w:id="1246"/>
      <w:bookmarkEnd w:id="124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1248" w:name="_Toc162435467"/>
      <w:bookmarkStart w:id="1249" w:name="_Toc169203161"/>
      <w:bookmarkStart w:id="1250" w:name="_Toc170072491"/>
      <w:r w:rsidRPr="000412A7">
        <w:rPr>
          <w:b/>
          <w:lang w:eastAsia="en-US"/>
        </w:rPr>
        <w:lastRenderedPageBreak/>
        <w:t>Information Type Codes field structure - ITCS</w:t>
      </w:r>
      <w:bookmarkEnd w:id="1248"/>
      <w:bookmarkEnd w:id="1249"/>
      <w:bookmarkEnd w:id="1250"/>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1251" w:name="_Toc162435468"/>
      <w:bookmarkStart w:id="1252" w:name="_Toc169203162"/>
      <w:bookmarkStart w:id="1253" w:name="_Toc170072492"/>
      <w:r w:rsidRPr="000412A7">
        <w:rPr>
          <w:b/>
          <w:lang w:eastAsia="en-US"/>
        </w:rPr>
        <w:t>Feature Type Codes field structure - FTCS</w:t>
      </w:r>
      <w:bookmarkEnd w:id="1251"/>
      <w:bookmarkEnd w:id="1252"/>
      <w:bookmarkEnd w:id="1253"/>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1254" w:name="_Toc162435469"/>
      <w:bookmarkStart w:id="1255" w:name="_Toc169203163"/>
      <w:bookmarkStart w:id="1256" w:name="_Toc170072493"/>
      <w:r w:rsidRPr="000412A7">
        <w:rPr>
          <w:b/>
          <w:lang w:eastAsia="en-US"/>
        </w:rPr>
        <w:t>Information Association Codes field structure - IACS</w:t>
      </w:r>
      <w:bookmarkEnd w:id="1254"/>
      <w:bookmarkEnd w:id="1255"/>
      <w:bookmarkEnd w:id="125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1257" w:name="_Toc162435470"/>
      <w:bookmarkStart w:id="1258" w:name="_Toc169203164"/>
      <w:bookmarkStart w:id="1259" w:name="_Toc170072494"/>
      <w:r w:rsidRPr="00375F65">
        <w:rPr>
          <w:b/>
          <w:lang w:eastAsia="en-US"/>
        </w:rPr>
        <w:t>Feature Association Codes field structure - FACS</w:t>
      </w:r>
      <w:bookmarkEnd w:id="1257"/>
      <w:bookmarkEnd w:id="1258"/>
      <w:bookmarkEnd w:id="1259"/>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1260" w:name="_Toc162435471"/>
      <w:bookmarkStart w:id="1261" w:name="_Toc169203165"/>
      <w:bookmarkStart w:id="1262" w:name="_Toc170072495"/>
      <w:r w:rsidRPr="00375F65">
        <w:rPr>
          <w:b/>
          <w:lang w:eastAsia="en-US"/>
        </w:rPr>
        <w:t>Association Role Codes field structure - ARCS</w:t>
      </w:r>
      <w:bookmarkEnd w:id="1260"/>
      <w:bookmarkEnd w:id="1261"/>
      <w:bookmarkEnd w:id="126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1263" w:name="_Toc162435472"/>
      <w:bookmarkStart w:id="1264" w:name="_Toc169203166"/>
      <w:bookmarkStart w:id="1265" w:name="_Toc170072496"/>
      <w:r w:rsidRPr="00375F65">
        <w:rPr>
          <w:b/>
          <w:lang w:eastAsia="en-US"/>
        </w:rPr>
        <w:t>Information Type Identifier field - IRID</w:t>
      </w:r>
      <w:bookmarkEnd w:id="1263"/>
      <w:bookmarkEnd w:id="1264"/>
      <w:bookmarkEnd w:id="126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1D02B5">
      <w:pPr>
        <w:pStyle w:val="ListContinue2"/>
        <w:numPr>
          <w:ilvl w:val="2"/>
          <w:numId w:val="27"/>
        </w:numPr>
        <w:tabs>
          <w:tab w:val="clear" w:pos="432"/>
        </w:tabs>
        <w:spacing w:before="120" w:after="120" w:line="240" w:lineRule="auto"/>
        <w:rPr>
          <w:b/>
          <w:lang w:eastAsia="en-US"/>
        </w:rPr>
      </w:pPr>
      <w:bookmarkStart w:id="1266" w:name="_Toc162435473"/>
      <w:bookmarkStart w:id="1267" w:name="_Toc169203167"/>
      <w:bookmarkStart w:id="1268" w:name="_Toc170072497"/>
      <w:r w:rsidRPr="00CB2817">
        <w:rPr>
          <w:b/>
          <w:lang w:eastAsia="en-US"/>
        </w:rPr>
        <w:t>Attribute field - ATTR</w:t>
      </w:r>
      <w:bookmarkEnd w:id="1266"/>
      <w:bookmarkEnd w:id="1267"/>
      <w:bookmarkEnd w:id="126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1269" w:name="_Toc162435474"/>
      <w:bookmarkStart w:id="1270" w:name="_Toc169203168"/>
      <w:bookmarkStart w:id="1271" w:name="_Toc170072498"/>
      <w:r w:rsidRPr="006B70B8">
        <w:rPr>
          <w:b/>
        </w:rPr>
        <w:t>Information Association field - INAS</w:t>
      </w:r>
      <w:bookmarkEnd w:id="1269"/>
      <w:bookmarkEnd w:id="1270"/>
      <w:bookmarkEnd w:id="1271"/>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1272" w:name="_Toc162435475"/>
      <w:bookmarkStart w:id="1273" w:name="_Toc169203169"/>
      <w:bookmarkStart w:id="1274" w:name="_Toc170072499"/>
      <w:r w:rsidRPr="006B70B8">
        <w:rPr>
          <w:b/>
        </w:rPr>
        <w:t>Point Record Identifier field - PRID</w:t>
      </w:r>
      <w:bookmarkEnd w:id="1272"/>
      <w:bookmarkEnd w:id="1273"/>
      <w:bookmarkEnd w:id="127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1275" w:name="_Toc162435476"/>
      <w:bookmarkStart w:id="1276" w:name="_Toc169203170"/>
      <w:bookmarkStart w:id="1277" w:name="_Toc170072500"/>
      <w:r w:rsidRPr="00650371">
        <w:rPr>
          <w:b/>
        </w:rPr>
        <w:t>2</w:t>
      </w:r>
      <w:r w:rsidRPr="00650371">
        <w:rPr>
          <w:b/>
        </w:rPr>
        <w:noBreakHyphen/>
        <w:t>D Integer Coordinate Tuple field structure - C2IT</w:t>
      </w:r>
      <w:bookmarkEnd w:id="1275"/>
      <w:bookmarkEnd w:id="1276"/>
      <w:bookmarkEnd w:id="127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1278" w:name="_Toc162435477"/>
      <w:bookmarkStart w:id="1279" w:name="_Toc169203171"/>
      <w:bookmarkStart w:id="1280" w:name="_Toc170072501"/>
      <w:r w:rsidRPr="006B70B8">
        <w:rPr>
          <w:b/>
        </w:rPr>
        <w:t>3</w:t>
      </w:r>
      <w:r w:rsidRPr="006B70B8">
        <w:rPr>
          <w:b/>
        </w:rPr>
        <w:noBreakHyphen/>
        <w:t>D Integer Coordinate Tuple field structure - C3DI</w:t>
      </w:r>
      <w:bookmarkEnd w:id="1278"/>
      <w:bookmarkEnd w:id="1279"/>
      <w:bookmarkEnd w:id="128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1281" w:name="_Toc162435478"/>
      <w:bookmarkStart w:id="1282" w:name="_Toc169203172"/>
      <w:bookmarkStart w:id="1283" w:name="_Toc170072502"/>
      <w:r w:rsidRPr="00D27FC2">
        <w:rPr>
          <w:b/>
        </w:rPr>
        <w:lastRenderedPageBreak/>
        <w:t>Multi Point Record Identifier field - MRID</w:t>
      </w:r>
      <w:bookmarkEnd w:id="1281"/>
      <w:bookmarkEnd w:id="1282"/>
      <w:bookmarkEnd w:id="128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1284" w:name="_Toc162435479"/>
      <w:bookmarkStart w:id="1285" w:name="_Toc169203173"/>
      <w:bookmarkStart w:id="1286" w:name="_Toc170072503"/>
      <w:r w:rsidRPr="00D27FC2">
        <w:rPr>
          <w:b/>
        </w:rPr>
        <w:t>2-D Integer Coordinate List field structure - C2IL</w:t>
      </w:r>
      <w:bookmarkEnd w:id="1284"/>
      <w:bookmarkEnd w:id="1285"/>
      <w:bookmarkEnd w:id="1286"/>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1287" w:name="_Toc162435480"/>
      <w:bookmarkStart w:id="1288" w:name="_Toc169203174"/>
      <w:bookmarkStart w:id="1289" w:name="_Toc170072504"/>
      <w:r w:rsidRPr="006B70B8">
        <w:rPr>
          <w:b/>
        </w:rPr>
        <w:t>3-D Integer Coordinate List field structure - C3IL</w:t>
      </w:r>
      <w:bookmarkEnd w:id="1287"/>
      <w:bookmarkEnd w:id="1288"/>
      <w:bookmarkEnd w:id="1289"/>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1290" w:name="_Toc162435481"/>
      <w:bookmarkStart w:id="1291" w:name="_Toc169203175"/>
      <w:bookmarkStart w:id="1292" w:name="_Toc170072505"/>
      <w:r w:rsidRPr="00D27FC2">
        <w:rPr>
          <w:b/>
        </w:rPr>
        <w:t>Coordinate Control field - COCC</w:t>
      </w:r>
      <w:bookmarkEnd w:id="1290"/>
      <w:bookmarkEnd w:id="1291"/>
      <w:bookmarkEnd w:id="129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1293" w:name="_Toc162435482"/>
      <w:bookmarkStart w:id="1294" w:name="_Toc169203176"/>
      <w:bookmarkStart w:id="1295" w:name="_Toc170072506"/>
      <w:r w:rsidRPr="00D27FC2">
        <w:rPr>
          <w:b/>
        </w:rPr>
        <w:t>Curve Record Identifier field - CRID</w:t>
      </w:r>
      <w:bookmarkEnd w:id="1293"/>
      <w:bookmarkEnd w:id="1294"/>
      <w:bookmarkEnd w:id="129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1296" w:name="_Toc162435483"/>
      <w:bookmarkStart w:id="1297" w:name="_Toc169203177"/>
      <w:bookmarkStart w:id="1298" w:name="_Toc170072507"/>
      <w:r w:rsidRPr="00D27FC2">
        <w:rPr>
          <w:b/>
        </w:rPr>
        <w:t>Point Association field - PTAS</w:t>
      </w:r>
      <w:bookmarkEnd w:id="1296"/>
      <w:bookmarkEnd w:id="1297"/>
      <w:bookmarkEnd w:id="1298"/>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1299" w:name="_Toc162435484"/>
      <w:bookmarkStart w:id="1300" w:name="_Toc169203178"/>
      <w:bookmarkStart w:id="1301" w:name="_Toc170072508"/>
      <w:r w:rsidRPr="006B70B8">
        <w:rPr>
          <w:b/>
        </w:rPr>
        <w:lastRenderedPageBreak/>
        <w:t>Segment Control field - SECC</w:t>
      </w:r>
      <w:bookmarkEnd w:id="1299"/>
      <w:bookmarkEnd w:id="1300"/>
      <w:bookmarkEnd w:id="1301"/>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1302" w:name="_Toc162435485"/>
      <w:bookmarkStart w:id="1303" w:name="_Toc169203179"/>
      <w:bookmarkStart w:id="1304" w:name="_Toc170072509"/>
      <w:r w:rsidRPr="006B70B8">
        <w:rPr>
          <w:b/>
        </w:rPr>
        <w:t>Segment Header field - SEGH</w:t>
      </w:r>
      <w:bookmarkEnd w:id="1302"/>
      <w:bookmarkEnd w:id="1303"/>
      <w:bookmarkEnd w:id="130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1305" w:name="_Toc162435486"/>
      <w:bookmarkStart w:id="1306" w:name="_Toc169203180"/>
      <w:bookmarkStart w:id="1307" w:name="_Toc170072510"/>
      <w:r w:rsidRPr="002528FB">
        <w:rPr>
          <w:b/>
        </w:rPr>
        <w:t>Composite Curve Record Identifier field - CCID</w:t>
      </w:r>
      <w:bookmarkEnd w:id="1305"/>
      <w:bookmarkEnd w:id="1306"/>
      <w:bookmarkEnd w:id="130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1308" w:name="_Toc162435487"/>
      <w:bookmarkStart w:id="1309" w:name="_Toc169203181"/>
      <w:bookmarkStart w:id="1310" w:name="_Toc170072511"/>
      <w:r w:rsidRPr="001F69A8">
        <w:rPr>
          <w:b/>
        </w:rPr>
        <w:t>Curve Component Control field - CCOC</w:t>
      </w:r>
      <w:bookmarkEnd w:id="1308"/>
      <w:bookmarkEnd w:id="1309"/>
      <w:bookmarkEnd w:id="131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1311" w:name="_Toc162435488"/>
      <w:bookmarkStart w:id="1312" w:name="_Toc169203182"/>
      <w:bookmarkStart w:id="1313" w:name="_Toc170072512"/>
      <w:r w:rsidRPr="001F69A8">
        <w:rPr>
          <w:b/>
        </w:rPr>
        <w:t>Curve Component field - CUCO</w:t>
      </w:r>
      <w:bookmarkEnd w:id="1311"/>
      <w:bookmarkEnd w:id="1312"/>
      <w:bookmarkEnd w:id="1313"/>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1314" w:name="_Toc162435489"/>
      <w:bookmarkStart w:id="1315" w:name="_Toc169203183"/>
      <w:bookmarkStart w:id="1316" w:name="_Toc170072513"/>
      <w:r w:rsidRPr="001F69A8">
        <w:rPr>
          <w:b/>
        </w:rPr>
        <w:t>Surface Record Identifier field - SRID</w:t>
      </w:r>
      <w:bookmarkEnd w:id="1314"/>
      <w:bookmarkEnd w:id="1315"/>
      <w:bookmarkEnd w:id="131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1317" w:name="_Toc162435490"/>
      <w:bookmarkStart w:id="1318" w:name="_Toc169203184"/>
      <w:bookmarkStart w:id="1319" w:name="_Toc170072514"/>
      <w:r w:rsidRPr="006E716A">
        <w:rPr>
          <w:b/>
        </w:rPr>
        <w:lastRenderedPageBreak/>
        <w:t>Ring Association field - RIAS</w:t>
      </w:r>
      <w:bookmarkEnd w:id="1317"/>
      <w:bookmarkEnd w:id="1318"/>
      <w:bookmarkEnd w:id="1319"/>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1320" w:name="_Toc162435491"/>
      <w:bookmarkStart w:id="1321" w:name="_Toc169203185"/>
      <w:bookmarkStart w:id="1322" w:name="_Toc170072515"/>
      <w:r w:rsidRPr="00184E8D">
        <w:rPr>
          <w:b/>
        </w:rPr>
        <w:t>Feature Type Record Identifier field - FRID</w:t>
      </w:r>
      <w:bookmarkEnd w:id="1320"/>
      <w:bookmarkEnd w:id="1321"/>
      <w:bookmarkEnd w:id="132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1323" w:name="_Toc162435492"/>
      <w:bookmarkStart w:id="1324" w:name="_Toc169203186"/>
      <w:bookmarkStart w:id="1325" w:name="_Toc170072516"/>
      <w:r w:rsidRPr="00184E8D">
        <w:rPr>
          <w:b/>
        </w:rPr>
        <w:t>Feature Object Identifier field - FOID</w:t>
      </w:r>
      <w:bookmarkEnd w:id="1323"/>
      <w:bookmarkEnd w:id="1324"/>
      <w:bookmarkEnd w:id="132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1326" w:name="_Toc162435493"/>
      <w:bookmarkStart w:id="1327" w:name="_Toc169203187"/>
      <w:bookmarkStart w:id="1328" w:name="_Toc170072517"/>
      <w:r w:rsidRPr="00184E8D">
        <w:rPr>
          <w:b/>
        </w:rPr>
        <w:t>Spatial Association field - SPAS</w:t>
      </w:r>
      <w:bookmarkEnd w:id="1326"/>
      <w:bookmarkEnd w:id="1327"/>
      <w:bookmarkEnd w:id="1328"/>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6834DB" w:rsidRDefault="007653F1" w:rsidP="00C128E3">
            <w:pPr>
              <w:pStyle w:val="Small"/>
              <w:spacing w:before="40"/>
            </w:pPr>
            <w:r w:rsidRPr="006834DB">
              <w:t>{1</w:t>
            </w:r>
            <w:r w:rsidR="0036276B" w:rsidRPr="006834DB">
              <w:t>10</w:t>
            </w:r>
            <w:r w:rsidRPr="006834DB">
              <w:t xml:space="preserve">} </w:t>
            </w:r>
            <w:r w:rsidR="00FF5CFC" w:rsidRPr="006834DB">
              <w:t>–</w:t>
            </w:r>
            <w:r w:rsidRPr="006834DB">
              <w:t xml:space="preserve"> </w:t>
            </w:r>
            <w:r w:rsidR="0036276B" w:rsidRPr="006834DB">
              <w:t>Point</w:t>
            </w:r>
          </w:p>
          <w:p w14:paraId="0EA661A4" w14:textId="436AE8D1" w:rsidR="00E73EDF" w:rsidRPr="006834DB" w:rsidRDefault="007653F1" w:rsidP="00C128E3">
            <w:pPr>
              <w:pStyle w:val="Small"/>
              <w:spacing w:before="0"/>
            </w:pPr>
            <w:r w:rsidRPr="006834DB">
              <w:t>{</w:t>
            </w:r>
            <w:r w:rsidR="0036276B" w:rsidRPr="006834DB">
              <w:t>115</w:t>
            </w:r>
            <w:r w:rsidRPr="006834DB">
              <w:t xml:space="preserve">} </w:t>
            </w:r>
            <w:r w:rsidR="00FF5CFC" w:rsidRPr="006834DB">
              <w:t>–</w:t>
            </w:r>
            <w:r w:rsidRPr="006834DB">
              <w:t xml:space="preserve"> </w:t>
            </w:r>
            <w:r w:rsidR="0036276B" w:rsidRPr="006834DB">
              <w:t>Multi Point</w:t>
            </w:r>
          </w:p>
          <w:p w14:paraId="1FFC8FBF" w14:textId="7D9C0EB0" w:rsidR="00E73EDF" w:rsidRPr="006834DB" w:rsidRDefault="007653F1" w:rsidP="00C128E3">
            <w:pPr>
              <w:pStyle w:val="Small"/>
              <w:spacing w:before="0"/>
            </w:pPr>
            <w:r w:rsidRPr="006834DB">
              <w:t>{</w:t>
            </w:r>
            <w:r w:rsidR="0036276B" w:rsidRPr="006834DB">
              <w:t>120</w:t>
            </w:r>
            <w:r w:rsidRPr="006834DB">
              <w:t xml:space="preserve">} </w:t>
            </w:r>
            <w:r w:rsidR="00FF5CFC" w:rsidRPr="006834DB">
              <w:t>–</w:t>
            </w:r>
            <w:r w:rsidRPr="006834DB">
              <w:t xml:space="preserve"> </w:t>
            </w:r>
            <w:r w:rsidR="0036276B" w:rsidRPr="006834DB">
              <w:t>Curve</w:t>
            </w:r>
          </w:p>
          <w:p w14:paraId="37234A95" w14:textId="1A93BCC6" w:rsidR="00E73EDF" w:rsidRPr="006834DB" w:rsidRDefault="007653F1" w:rsidP="00C128E3">
            <w:pPr>
              <w:pStyle w:val="Small"/>
              <w:spacing w:before="0"/>
            </w:pPr>
            <w:r w:rsidRPr="006834DB">
              <w:t>{</w:t>
            </w:r>
            <w:r w:rsidR="0036276B" w:rsidRPr="006834DB">
              <w:t>125</w:t>
            </w:r>
            <w:r w:rsidRPr="006834DB">
              <w:t xml:space="preserve">} </w:t>
            </w:r>
            <w:r w:rsidR="00FF5CFC" w:rsidRPr="006834DB">
              <w:t>–</w:t>
            </w:r>
            <w:r w:rsidRPr="006834DB">
              <w:t xml:space="preserve"> </w:t>
            </w:r>
            <w:r w:rsidR="0036276B" w:rsidRPr="006834DB">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1329" w:name="_Toc162435494"/>
      <w:bookmarkStart w:id="1330" w:name="_Toc169203188"/>
      <w:bookmarkStart w:id="1331" w:name="_Toc170072518"/>
      <w:r w:rsidRPr="00FF5CFC">
        <w:rPr>
          <w:b/>
        </w:rPr>
        <w:lastRenderedPageBreak/>
        <w:t>Feature Association field – FASC</w:t>
      </w:r>
      <w:bookmarkEnd w:id="1329"/>
      <w:bookmarkEnd w:id="1330"/>
      <w:bookmarkEnd w:id="1331"/>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1332" w:name="_Toc162435495"/>
      <w:bookmarkStart w:id="1333" w:name="_Toc169203189"/>
      <w:bookmarkStart w:id="1334" w:name="_Toc170072519"/>
      <w:r w:rsidRPr="00FF5CFC">
        <w:rPr>
          <w:b/>
        </w:rPr>
        <w:t>Masked Spatial Type field - MASK</w:t>
      </w:r>
      <w:bookmarkEnd w:id="1332"/>
      <w:bookmarkEnd w:id="1333"/>
      <w:bookmarkEnd w:id="1334"/>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1335" w:name="_Toc169203190"/>
      <w:bookmarkStart w:id="1336" w:name="_Toc170072520"/>
      <w:bookmarkStart w:id="1337" w:name="_Toc162435496"/>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bookmarkEnd w:id="1335"/>
      <w:bookmarkEnd w:id="1336"/>
      <w:bookmarkEnd w:id="1337"/>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1338" w:name="_Toc270580306"/>
      <w:bookmarkStart w:id="1339" w:name="_Toc225648381"/>
      <w:bookmarkStart w:id="1340"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1D02B5">
      <w:pPr>
        <w:pStyle w:val="ListContinue2"/>
        <w:numPr>
          <w:ilvl w:val="1"/>
          <w:numId w:val="27"/>
        </w:numPr>
        <w:tabs>
          <w:tab w:val="clear" w:pos="800"/>
        </w:tabs>
        <w:spacing w:before="120" w:after="120" w:line="240" w:lineRule="auto"/>
        <w:rPr>
          <w:b/>
          <w:lang w:eastAsia="en-US"/>
        </w:rPr>
      </w:pPr>
      <w:bookmarkStart w:id="1341" w:name="_Toc162435497"/>
      <w:bookmarkStart w:id="1342" w:name="_Toc169203191"/>
      <w:bookmarkStart w:id="1343" w:name="_Toc170072521"/>
      <w:r w:rsidRPr="008C062E">
        <w:rPr>
          <w:b/>
          <w:lang w:eastAsia="en-US"/>
        </w:rPr>
        <w:t xml:space="preserve">Field </w:t>
      </w:r>
      <w:r>
        <w:rPr>
          <w:b/>
          <w:lang w:eastAsia="en-US"/>
        </w:rPr>
        <w:t>c</w:t>
      </w:r>
      <w:r w:rsidRPr="008C062E">
        <w:rPr>
          <w:b/>
          <w:lang w:eastAsia="en-US"/>
        </w:rPr>
        <w:t>ontent</w:t>
      </w:r>
      <w:bookmarkEnd w:id="1341"/>
      <w:bookmarkEnd w:id="1342"/>
      <w:bookmarkEnd w:id="1343"/>
    </w:p>
    <w:p w14:paraId="6091314C" w14:textId="689EC1F0" w:rsidR="008C062E" w:rsidRPr="008C062E" w:rsidRDefault="008C062E" w:rsidP="001D02B5">
      <w:pPr>
        <w:pStyle w:val="ListContinue2"/>
        <w:numPr>
          <w:ilvl w:val="2"/>
          <w:numId w:val="27"/>
        </w:numPr>
        <w:tabs>
          <w:tab w:val="clear" w:pos="432"/>
        </w:tabs>
        <w:spacing w:before="120" w:after="120" w:line="240" w:lineRule="auto"/>
        <w:rPr>
          <w:b/>
          <w:lang w:eastAsia="en-US"/>
        </w:rPr>
      </w:pPr>
      <w:bookmarkStart w:id="1344" w:name="_Toc162435498"/>
      <w:bookmarkStart w:id="1345" w:name="_Toc169203192"/>
      <w:bookmarkStart w:id="1346" w:name="_Toc170072522"/>
      <w:r w:rsidRPr="008C062E">
        <w:rPr>
          <w:b/>
          <w:lang w:eastAsia="en-US"/>
        </w:rPr>
        <w:t>Dataset Identification field - DSID</w:t>
      </w:r>
      <w:bookmarkEnd w:id="1344"/>
      <w:bookmarkEnd w:id="1345"/>
      <w:bookmarkEnd w:id="1346"/>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2B664481"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0D5EDC90"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0B402FAC"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54303F">
          <w:headerReference w:type="even" r:id="rId49"/>
          <w:headerReference w:type="default" r:id="rId50"/>
          <w:footerReference w:type="even" r:id="rId51"/>
          <w:footerReference w:type="default" r:id="rId52"/>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1351" w:name="_Toc439685422"/>
      <w:bookmarkStart w:id="1352" w:name="_Toc170072523"/>
      <w:bookmarkStart w:id="1353" w:name="_Toc162435499"/>
      <w:bookmarkEnd w:id="1338"/>
      <w:bookmarkEnd w:id="1339"/>
      <w:bookmarkEnd w:id="1340"/>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1351"/>
      <w:bookmarkEnd w:id="1352"/>
      <w:bookmarkEnd w:id="1353"/>
    </w:p>
    <w:p w14:paraId="5AF95C3B" w14:textId="140D9505" w:rsidR="00E73EDF" w:rsidRDefault="00827D86" w:rsidP="00F97564">
      <w:pPr>
        <w:spacing w:after="120" w:line="240" w:lineRule="auto"/>
        <w:rPr>
          <w:rFonts w:cs="Arial"/>
        </w:rPr>
      </w:pPr>
      <w:ins w:id="1354" w:author="Jeff Wootton" w:date="2024-06-25T08:18:00Z" w16du:dateUtc="2024-06-25T06:18:00Z">
        <w:r>
          <w:rPr>
            <w:rFonts w:cs="Arial"/>
          </w:rPr>
          <w:t>T</w:t>
        </w:r>
        <w:r w:rsidR="001004E0">
          <w:rPr>
            <w:rFonts w:cs="Arial"/>
          </w:rPr>
          <w:t>he validation checks specific to S-101 ENC datasets</w:t>
        </w:r>
        <w:r w:rsidR="00AE60A3">
          <w:rPr>
            <w:rFonts w:cs="Arial"/>
          </w:rPr>
          <w:t xml:space="preserve"> are included in</w:t>
        </w:r>
      </w:ins>
      <w:ins w:id="1355" w:author="Jeff Wootton" w:date="2024-06-25T08:19:00Z" w16du:dateUtc="2024-06-25T06:19:00Z">
        <w:r w:rsidR="00AE60A3">
          <w:rPr>
            <w:rFonts w:cs="Arial"/>
          </w:rPr>
          <w:t xml:space="preserve"> IHO Publication S-158:101.</w:t>
        </w:r>
        <w:r w:rsidR="00F718DE">
          <w:rPr>
            <w:rFonts w:cs="Arial"/>
          </w:rPr>
          <w:t xml:space="preserve"> </w:t>
        </w:r>
      </w:ins>
      <w:r w:rsidR="00895567" w:rsidRPr="001F69A8">
        <w:rPr>
          <w:rFonts w:cs="Arial"/>
        </w:rPr>
        <w:t xml:space="preserve">This </w:t>
      </w:r>
      <w:del w:id="1356" w:author="Jeff Wootton" w:date="2024-06-25T08:19:00Z" w16du:dateUtc="2024-06-25T06:19:00Z">
        <w:r w:rsidR="00895567" w:rsidRPr="001F69A8" w:rsidDel="00F718DE">
          <w:rPr>
            <w:rFonts w:cs="Arial"/>
          </w:rPr>
          <w:delText xml:space="preserve">Annex </w:delText>
        </w:r>
      </w:del>
      <w:ins w:id="1357" w:author="Jeff Wootton" w:date="2024-06-25T08:19:00Z" w16du:dateUtc="2024-06-25T06:19:00Z">
        <w:r w:rsidR="00F718DE">
          <w:rPr>
            <w:rFonts w:cs="Arial"/>
          </w:rPr>
          <w:t>document</w:t>
        </w:r>
        <w:r w:rsidR="00F718DE" w:rsidRPr="001F69A8">
          <w:rPr>
            <w:rFonts w:cs="Arial"/>
          </w:rPr>
          <w:t xml:space="preserve"> </w:t>
        </w:r>
      </w:ins>
      <w:r w:rsidR="00895567" w:rsidRPr="001F69A8">
        <w:rPr>
          <w:rFonts w:cs="Arial"/>
        </w:rPr>
        <w:t>specifies the minimum checks that producers of S-101 ENC validation tools should includ</w:t>
      </w:r>
      <w:r w:rsidR="00F97564">
        <w:rPr>
          <w:rFonts w:cs="Arial"/>
        </w:rPr>
        <w:t xml:space="preserve">e in their validation software. </w:t>
      </w:r>
      <w:r w:rsidR="00895567" w:rsidRPr="001F69A8">
        <w:rPr>
          <w:rFonts w:cs="Arial"/>
        </w:rPr>
        <w:t xml:space="preserve">This software must be used by </w:t>
      </w:r>
      <w:r w:rsidR="00F97564">
        <w:rPr>
          <w:rFonts w:cs="Arial"/>
        </w:rPr>
        <w:t>H</w:t>
      </w:r>
      <w:r w:rsidR="00895567" w:rsidRPr="001F69A8">
        <w:rPr>
          <w:rFonts w:cs="Arial"/>
        </w:rPr>
        <w:t xml:space="preserve">ydrographic </w:t>
      </w:r>
      <w:r w:rsidR="00F97564">
        <w:rPr>
          <w:rFonts w:cs="Arial"/>
        </w:rPr>
        <w:t>O</w:t>
      </w:r>
      <w:r w:rsidR="00895567"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00895567" w:rsidRPr="001F69A8">
        <w:rPr>
          <w:rFonts w:cs="Arial"/>
        </w:rPr>
        <w:t xml:space="preserve">ydrographic </w:t>
      </w:r>
      <w:r w:rsidR="00F97564">
        <w:rPr>
          <w:rFonts w:cs="Arial"/>
        </w:rPr>
        <w:t>O</w:t>
      </w:r>
      <w:r w:rsidR="00895567" w:rsidRPr="001F69A8">
        <w:rPr>
          <w:rFonts w:cs="Arial"/>
        </w:rPr>
        <w:t xml:space="preserve">ffices and software companies. </w:t>
      </w:r>
      <w:del w:id="1358" w:author="Jeff Wootton" w:date="2024-06-25T08:26:00Z" w16du:dateUtc="2024-06-25T06:26:00Z">
        <w:r w:rsidR="00895567" w:rsidRPr="001F69A8" w:rsidDel="0049588D">
          <w:rPr>
            <w:rFonts w:cs="Arial"/>
          </w:rPr>
          <w:delText>The Annex</w:delText>
        </w:r>
      </w:del>
      <w:ins w:id="1359" w:author="Jeff Wootton" w:date="2024-06-25T08:26:00Z" w16du:dateUtc="2024-06-25T06:26:00Z">
        <w:r w:rsidR="0049588D">
          <w:rPr>
            <w:rFonts w:cs="Arial"/>
          </w:rPr>
          <w:t>S-158:101</w:t>
        </w:r>
      </w:ins>
      <w:r w:rsidR="00895567" w:rsidRPr="001F69A8">
        <w:rPr>
          <w:rFonts w:cs="Arial"/>
        </w:rPr>
        <w:t xml:space="preserve"> provides checks for individual ENC cells however additional checks applicable to ENC Exchange Sets are included in </w:t>
      </w:r>
      <w:r w:rsidR="00034EB2">
        <w:rPr>
          <w:rFonts w:cs="Arial"/>
        </w:rPr>
        <w:t>IHO Publication S-158</w:t>
      </w:r>
      <w:ins w:id="1360" w:author="Jeff Wootton" w:date="2024-06-24T14:21:00Z" w16du:dateUtc="2024-06-24T12:21:00Z">
        <w:r w:rsidR="005A561D">
          <w:rPr>
            <w:rFonts w:cs="Arial"/>
          </w:rPr>
          <w:t>:10</w:t>
        </w:r>
      </w:ins>
      <w:ins w:id="1361" w:author="Jeff Wootton" w:date="2024-06-25T08:19:00Z" w16du:dateUtc="2024-06-25T06:19:00Z">
        <w:r w:rsidR="00F718DE">
          <w:rPr>
            <w:rFonts w:cs="Arial"/>
          </w:rPr>
          <w:t>0</w:t>
        </w:r>
      </w:ins>
      <w:r w:rsidR="00895567" w:rsidRPr="001F69A8">
        <w:rPr>
          <w:rFonts w:cs="Arial"/>
        </w:rPr>
        <w:t>.</w:t>
      </w:r>
    </w:p>
    <w:p w14:paraId="4055CF5F" w14:textId="77777777" w:rsidR="00034EB2" w:rsidRPr="00034EB2" w:rsidRDefault="00034EB2" w:rsidP="00F97564">
      <w:pPr>
        <w:spacing w:after="120" w:line="240" w:lineRule="auto"/>
        <w:rPr>
          <w:del w:id="1362" w:author="Jeff Wootton" w:date="2024-06-24T14:21:00Z" w16du:dateUtc="2024-06-24T12:21:00Z"/>
          <w:rFonts w:cs="Arial"/>
        </w:rPr>
      </w:pPr>
      <w:del w:id="1363" w:author="Jeff Wootton" w:date="2024-06-24T14:21:00Z" w16du:dateUtc="2024-06-24T12:21:00Z">
        <w:r>
          <w:rPr>
            <w:rFonts w:cs="Arial"/>
          </w:rPr>
          <w:delText>It is expected that this Annex will in future be superseded by checks within the S-158 series of Standards.</w:delText>
        </w:r>
      </w:del>
    </w:p>
    <w:p w14:paraId="68121265" w14:textId="6819C1D5" w:rsidR="007B519C" w:rsidRPr="001F69A8" w:rsidRDefault="00895567" w:rsidP="00F97564">
      <w:pPr>
        <w:spacing w:after="120" w:line="240" w:lineRule="auto"/>
        <w:rPr>
          <w:lang w:val="en-AU" w:eastAsia="en-US"/>
        </w:rPr>
      </w:pPr>
      <w:r w:rsidRPr="001F69A8">
        <w:rPr>
          <w:lang w:val="en-AU" w:eastAsia="en-US"/>
        </w:rPr>
        <w:t xml:space="preserve">The </w:t>
      </w:r>
      <w:ins w:id="1364" w:author="Jeff Wootton" w:date="2024-06-25T08:20:00Z" w16du:dateUtc="2024-06-25T06:20:00Z">
        <w:r w:rsidR="00B003B6">
          <w:rPr>
            <w:lang w:val="en-AU" w:eastAsia="en-US"/>
          </w:rPr>
          <w:t xml:space="preserve">S-158:101 </w:t>
        </w:r>
      </w:ins>
      <w:r w:rsidRPr="001F69A8">
        <w:rPr>
          <w:lang w:val="en-AU" w:eastAsia="en-US"/>
        </w:rPr>
        <w:t>S-101 Validation Checks can be found in the Standards and Publications page of the IHO web site,</w:t>
      </w:r>
      <w:r w:rsidR="00E61AD8">
        <w:rPr>
          <w:lang w:val="en-AU" w:eastAsia="en-US"/>
        </w:rPr>
        <w:t xml:space="preserve"> </w:t>
      </w:r>
      <w:hyperlink r:id="rId53"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F4C6C93" w14:textId="77777777" w:rsidR="00C20D76" w:rsidRDefault="00C20D76" w:rsidP="00C128E3">
      <w:pPr>
        <w:spacing w:line="240" w:lineRule="auto"/>
        <w:rPr>
          <w:del w:id="1365" w:author="Jeff Wootton" w:date="2024-06-24T14:21:00Z" w16du:dateUtc="2024-06-24T12:21:00Z"/>
          <w:lang w:val="en-US"/>
        </w:rPr>
      </w:pPr>
    </w:p>
    <w:p w14:paraId="51EDF7DA" w14:textId="77777777" w:rsidR="00C20D76" w:rsidRDefault="00C20D76">
      <w:pPr>
        <w:spacing w:after="160" w:line="259" w:lineRule="auto"/>
        <w:jc w:val="left"/>
        <w:rPr>
          <w:del w:id="1366" w:author="Jeff Wootton" w:date="2024-06-24T14:21:00Z" w16du:dateUtc="2024-06-24T12:21:00Z"/>
          <w:lang w:val="en-US"/>
        </w:rPr>
      </w:pPr>
      <w:del w:id="1367" w:author="Jeff Wootton" w:date="2024-06-24T14:21:00Z" w16du:dateUtc="2024-06-24T12:21:00Z">
        <w:r>
          <w:rPr>
            <w:lang w:val="en-US"/>
          </w:rPr>
          <w:br w:type="page"/>
        </w:r>
      </w:del>
    </w:p>
    <w:p w14:paraId="314A45BB" w14:textId="77777777" w:rsidR="00C20D76" w:rsidRPr="00E61AD8" w:rsidRDefault="00C20D76" w:rsidP="00C20D76">
      <w:pPr>
        <w:pStyle w:val="Heading1"/>
        <w:numPr>
          <w:ilvl w:val="0"/>
          <w:numId w:val="0"/>
        </w:numPr>
        <w:tabs>
          <w:tab w:val="clear" w:pos="400"/>
          <w:tab w:val="clear" w:pos="560"/>
        </w:tabs>
        <w:spacing w:line="240" w:lineRule="auto"/>
        <w:rPr>
          <w:del w:id="1368" w:author="Jeff Wootton" w:date="2024-06-24T14:21:00Z" w16du:dateUtc="2024-06-24T12:21:00Z"/>
          <w:lang w:val="en-US"/>
        </w:rPr>
      </w:pPr>
      <w:bookmarkStart w:id="1369" w:name="_Toc162435500"/>
      <w:del w:id="1370" w:author="Jeff Wootton" w:date="2024-06-24T14:21:00Z" w16du:dateUtc="2024-06-24T12:21:00Z">
        <w:r w:rsidRPr="001F69A8">
          <w:rPr>
            <w:lang w:val="en-US"/>
          </w:rPr>
          <w:delText xml:space="preserve">ANNEX </w:delText>
        </w:r>
        <w:r>
          <w:rPr>
            <w:lang w:val="en-US"/>
          </w:rPr>
          <w:delText>D</w:delText>
        </w:r>
        <w:r w:rsidRPr="001F69A8">
          <w:rPr>
            <w:lang w:val="en-US"/>
          </w:rPr>
          <w:delText xml:space="preserve"> </w:delText>
        </w:r>
        <w:r>
          <w:rPr>
            <w:lang w:val="en-US"/>
          </w:rPr>
          <w:delText>–</w:delText>
        </w:r>
        <w:r w:rsidRPr="00E61AD8">
          <w:rPr>
            <w:lang w:val="en-US"/>
          </w:rPr>
          <w:delText xml:space="preserve"> </w:delText>
        </w:r>
        <w:r>
          <w:rPr>
            <w:lang w:val="en-US"/>
          </w:rPr>
          <w:delText>Dataset Loading Algorithm</w:delText>
        </w:r>
        <w:r w:rsidR="00412A1B">
          <w:rPr>
            <w:lang w:val="en-US"/>
          </w:rPr>
          <w:delText xml:space="preserve"> (Dataset Selection)</w:delText>
        </w:r>
        <w:r w:rsidR="007E74F8">
          <w:rPr>
            <w:lang w:val="en-US"/>
          </w:rPr>
          <w:delText xml:space="preserve"> and Dataset Display Order (Dataset Rendering)</w:delText>
        </w:r>
        <w:bookmarkEnd w:id="1369"/>
      </w:del>
    </w:p>
    <w:p w14:paraId="0961E11E" w14:textId="77777777" w:rsidR="00230E88" w:rsidRPr="008A6F2A" w:rsidRDefault="007B2D1A" w:rsidP="00102CF0">
      <w:pPr>
        <w:pStyle w:val="ListContinue2"/>
        <w:numPr>
          <w:ilvl w:val="0"/>
          <w:numId w:val="0"/>
        </w:numPr>
        <w:tabs>
          <w:tab w:val="clear" w:pos="800"/>
        </w:tabs>
        <w:spacing w:before="120" w:after="200" w:line="240" w:lineRule="auto"/>
        <w:ind w:left="90" w:hanging="90"/>
        <w:rPr>
          <w:del w:id="1371" w:author="Jeff Wootton" w:date="2024-06-24T14:21:00Z" w16du:dateUtc="2024-06-24T12:21:00Z"/>
          <w:szCs w:val="22"/>
          <w:lang w:eastAsia="en-US"/>
        </w:rPr>
      </w:pPr>
      <w:bookmarkStart w:id="1372" w:name="_Toc162435501"/>
      <w:del w:id="1373" w:author="Jeff Wootton" w:date="2024-06-24T14:21:00Z" w16du:dateUtc="2024-06-24T12:21:00Z">
        <w:r>
          <w:rPr>
            <w:b/>
            <w:sz w:val="22"/>
            <w:szCs w:val="22"/>
            <w:lang w:eastAsia="en-US"/>
          </w:rPr>
          <w:delText>Preconditions</w:delText>
        </w:r>
        <w:bookmarkEnd w:id="1372"/>
      </w:del>
    </w:p>
    <w:p w14:paraId="0B05E8A2" w14:textId="77777777" w:rsidR="00C20D76" w:rsidRDefault="007B2D1A" w:rsidP="007B2D1A">
      <w:pPr>
        <w:spacing w:before="60" w:after="60" w:line="240" w:lineRule="auto"/>
        <w:rPr>
          <w:del w:id="1374" w:author="Jeff Wootton" w:date="2024-06-24T14:21:00Z" w16du:dateUtc="2024-06-24T12:21:00Z"/>
          <w:rFonts w:cs="Arial"/>
        </w:rPr>
      </w:pPr>
      <w:del w:id="1375" w:author="Jeff Wootton" w:date="2024-06-24T14:21:00Z" w16du:dateUtc="2024-06-24T12:21:00Z">
        <w:r w:rsidRPr="007B2D1A">
          <w:rPr>
            <w:rFonts w:cs="Arial"/>
          </w:rPr>
          <w:delText xml:space="preserve">An inventory for each </w:delText>
        </w:r>
        <w:r w:rsidR="00EC0E27" w:rsidRPr="00142BCB">
          <w:rPr>
            <w:rFonts w:cs="Arial"/>
            <w:b/>
          </w:rPr>
          <w:delText>Data Coverage</w:delText>
        </w:r>
        <w:r w:rsidR="00412A1B">
          <w:rPr>
            <w:rFonts w:cs="Arial"/>
          </w:rPr>
          <w:delText xml:space="preserve"> </w:delText>
        </w:r>
        <w:r w:rsidRPr="007B2D1A">
          <w:rPr>
            <w:rFonts w:cs="Arial"/>
          </w:rPr>
          <w:delText>contains</w:delText>
        </w:r>
        <w:r>
          <w:rPr>
            <w:rFonts w:cs="Arial"/>
          </w:rPr>
          <w:delText>:</w:delText>
        </w:r>
      </w:del>
    </w:p>
    <w:p w14:paraId="7CBA532F" w14:textId="77777777" w:rsidR="007B2D1A" w:rsidRPr="007B2D1A" w:rsidRDefault="007B2D1A" w:rsidP="001D02B5">
      <w:pPr>
        <w:pStyle w:val="ListParagraph"/>
        <w:numPr>
          <w:ilvl w:val="0"/>
          <w:numId w:val="28"/>
        </w:numPr>
        <w:spacing w:before="60" w:after="60" w:line="240" w:lineRule="auto"/>
        <w:ind w:left="567" w:hanging="283"/>
        <w:contextualSpacing w:val="0"/>
        <w:rPr>
          <w:del w:id="1376" w:author="Jeff Wootton" w:date="2024-06-24T14:21:00Z" w16du:dateUtc="2024-06-24T12:21:00Z"/>
          <w:lang w:val="en-US"/>
        </w:rPr>
      </w:pPr>
      <w:del w:id="1377" w:author="Jeff Wootton" w:date="2024-06-24T14:21:00Z" w16du:dateUtc="2024-06-24T12:21:00Z">
        <w:r w:rsidRPr="007B2D1A">
          <w:delText xml:space="preserve">A geo polygon describing the </w:delText>
        </w:r>
        <w:r w:rsidR="00EC0E27" w:rsidRPr="00142BCB">
          <w:rPr>
            <w:b/>
          </w:rPr>
          <w:delText>D</w:delText>
        </w:r>
        <w:r w:rsidR="00412A1B" w:rsidRPr="00142BCB">
          <w:rPr>
            <w:b/>
          </w:rPr>
          <w:delText>ata</w:delText>
        </w:r>
        <w:r w:rsidR="00774080" w:rsidRPr="00142BCB">
          <w:rPr>
            <w:b/>
          </w:rPr>
          <w:delText xml:space="preserve"> </w:delText>
        </w:r>
        <w:r w:rsidR="00EC0E27" w:rsidRPr="00142BCB">
          <w:rPr>
            <w:b/>
          </w:rPr>
          <w:delText>Coverage</w:delText>
        </w:r>
        <w:r w:rsidRPr="007B2D1A">
          <w:delText xml:space="preserve">: </w:delText>
        </w:r>
        <w:r w:rsidRPr="007B2D1A">
          <w:rPr>
            <w:i/>
            <w:iCs/>
          </w:rPr>
          <w:delText>polygon(</w:delText>
        </w:r>
        <w:r w:rsidR="00AC4D20">
          <w:rPr>
            <w:rFonts w:cs="Arial"/>
            <w:i/>
            <w:iCs/>
          </w:rPr>
          <w:delText>dataCoverage</w:delText>
        </w:r>
        <w:r w:rsidRPr="007B2D1A">
          <w:rPr>
            <w:i/>
            <w:iCs/>
          </w:rPr>
          <w:delText>)</w:delText>
        </w:r>
        <w:r>
          <w:delText>;</w:delText>
        </w:r>
      </w:del>
    </w:p>
    <w:p w14:paraId="13162518" w14:textId="77777777" w:rsidR="007B2D1A" w:rsidRPr="007B2D1A" w:rsidRDefault="007B2D1A" w:rsidP="001D02B5">
      <w:pPr>
        <w:pStyle w:val="ListParagraph"/>
        <w:numPr>
          <w:ilvl w:val="0"/>
          <w:numId w:val="28"/>
        </w:numPr>
        <w:spacing w:before="60" w:after="60" w:line="240" w:lineRule="auto"/>
        <w:ind w:left="567" w:hanging="283"/>
        <w:contextualSpacing w:val="0"/>
        <w:rPr>
          <w:del w:id="1378" w:author="Jeff Wootton" w:date="2024-06-24T14:21:00Z" w16du:dateUtc="2024-06-24T12:21:00Z"/>
          <w:lang w:val="en-US"/>
        </w:rPr>
      </w:pPr>
      <w:del w:id="1379" w:author="Jeff Wootton" w:date="2024-06-24T14:21:00Z" w16du:dateUtc="2024-06-24T12:21:00Z">
        <w:r>
          <w:delText xml:space="preserve">A set of scale bands: </w:delText>
        </w:r>
        <w:r w:rsidRPr="007B2D1A">
          <w:rPr>
            <w:i/>
            <w:iCs/>
          </w:rPr>
          <w:delText>scaleBands(</w:delText>
        </w:r>
        <w:r w:rsidR="00AC4D20">
          <w:rPr>
            <w:rFonts w:cs="Arial"/>
            <w:i/>
            <w:iCs/>
          </w:rPr>
          <w:delText>dataCoverage</w:delText>
        </w:r>
        <w:r w:rsidRPr="007B2D1A">
          <w:rPr>
            <w:i/>
            <w:iCs/>
          </w:rPr>
          <w:delText>)</w:delText>
        </w:r>
        <w:r>
          <w:delText>;</w:delText>
        </w:r>
      </w:del>
    </w:p>
    <w:p w14:paraId="5399B64D" w14:textId="77777777" w:rsidR="007B2D1A" w:rsidRPr="007B2D1A" w:rsidRDefault="007B2D1A" w:rsidP="001D02B5">
      <w:pPr>
        <w:pStyle w:val="ListParagraph"/>
        <w:numPr>
          <w:ilvl w:val="0"/>
          <w:numId w:val="28"/>
        </w:numPr>
        <w:spacing w:after="120" w:line="240" w:lineRule="auto"/>
        <w:ind w:left="567" w:hanging="283"/>
        <w:contextualSpacing w:val="0"/>
        <w:rPr>
          <w:del w:id="1380" w:author="Jeff Wootton" w:date="2024-06-24T14:21:00Z" w16du:dateUtc="2024-06-24T12:21:00Z"/>
          <w:lang w:val="en-US"/>
        </w:rPr>
      </w:pPr>
      <w:del w:id="1381" w:author="Jeff Wootton" w:date="2024-06-24T14:21:00Z" w16du:dateUtc="2024-06-24T12:21:00Z">
        <w:r>
          <w:delText xml:space="preserve">An associated dataset: </w:delText>
        </w:r>
        <w:r w:rsidRPr="007B2D1A">
          <w:rPr>
            <w:i/>
            <w:iCs/>
          </w:rPr>
          <w:delText>dataset(</w:delText>
        </w:r>
        <w:r w:rsidR="00AC4D20">
          <w:rPr>
            <w:rFonts w:cs="Arial"/>
            <w:i/>
            <w:iCs/>
          </w:rPr>
          <w:delText>dataCoverage</w:delText>
        </w:r>
        <w:r w:rsidRPr="007B2D1A">
          <w:rPr>
            <w:i/>
            <w:iCs/>
          </w:rPr>
          <w:delText>)</w:delText>
        </w:r>
        <w:r>
          <w:delText>.</w:delText>
        </w:r>
      </w:del>
    </w:p>
    <w:p w14:paraId="4AF384BC" w14:textId="77777777" w:rsidR="007B2D1A" w:rsidRDefault="00AA512C" w:rsidP="007B2D1A">
      <w:pPr>
        <w:spacing w:before="60" w:after="60" w:line="240" w:lineRule="auto"/>
        <w:rPr>
          <w:del w:id="1382" w:author="Jeff Wootton" w:date="2024-06-24T14:21:00Z" w16du:dateUtc="2024-06-24T12:21:00Z"/>
          <w:rFonts w:cs="Arial"/>
        </w:rPr>
      </w:pPr>
      <w:del w:id="1383" w:author="Jeff Wootton" w:date="2024-06-24T14:21:00Z" w16du:dateUtc="2024-06-24T12:21:00Z">
        <w:r w:rsidRPr="00AA512C">
          <w:rPr>
            <w:rFonts w:cs="Arial"/>
          </w:rPr>
          <w:delText xml:space="preserve">A projection </w:delText>
        </w:r>
        <w:r w:rsidRPr="00AA512C">
          <w:rPr>
            <w:rFonts w:cs="Arial"/>
            <w:i/>
            <w:iCs/>
          </w:rPr>
          <w:delText>pro</w:delText>
        </w:r>
        <w:r w:rsidR="00736CEC">
          <w:rPr>
            <w:rFonts w:cs="Arial"/>
            <w:i/>
            <w:iCs/>
          </w:rPr>
          <w:delText>jection</w:delText>
        </w:r>
        <w:r w:rsidRPr="00AA512C">
          <w:rPr>
            <w:rFonts w:cs="Arial"/>
          </w:rPr>
          <w:delText xml:space="preserve"> that can</w:delText>
        </w:r>
        <w:r w:rsidR="007B2D1A">
          <w:rPr>
            <w:rFonts w:cs="Arial"/>
          </w:rPr>
          <w:delText>:</w:delText>
        </w:r>
      </w:del>
    </w:p>
    <w:p w14:paraId="7B37F530" w14:textId="77777777" w:rsidR="007B2D1A" w:rsidRPr="0086129E" w:rsidRDefault="00AA512C" w:rsidP="001D02B5">
      <w:pPr>
        <w:pStyle w:val="ListParagraph"/>
        <w:numPr>
          <w:ilvl w:val="0"/>
          <w:numId w:val="28"/>
        </w:numPr>
        <w:spacing w:before="60" w:after="60" w:line="240" w:lineRule="auto"/>
        <w:ind w:left="567" w:hanging="283"/>
        <w:contextualSpacing w:val="0"/>
        <w:rPr>
          <w:del w:id="1384" w:author="Jeff Wootton" w:date="2024-06-24T14:21:00Z" w16du:dateUtc="2024-06-24T12:21:00Z"/>
          <w:lang w:val="en-US"/>
        </w:rPr>
      </w:pPr>
      <w:del w:id="1385" w:author="Jeff Wootton" w:date="2024-06-24T14:21:00Z" w16du:dateUtc="2024-06-24T12:21:00Z">
        <w:r>
          <w:delText>Convert geo</w:delText>
        </w:r>
        <w:r w:rsidR="00297C05">
          <w:delText xml:space="preserve">graphic </w:delText>
        </w:r>
        <w:r>
          <w:delText>polygon</w:delText>
        </w:r>
        <w:r w:rsidR="00FD093C">
          <w:delText>s</w:delText>
        </w:r>
        <w:r>
          <w:delText xml:space="preserve"> </w:delText>
        </w:r>
        <w:r w:rsidRPr="00AA512C">
          <w:rPr>
            <w:i/>
            <w:iCs/>
          </w:rPr>
          <w:delText>geo</w:delText>
        </w:r>
        <w:r w:rsidR="00736CEC">
          <w:rPr>
            <w:i/>
            <w:iCs/>
          </w:rPr>
          <w:delText>Polygon</w:delText>
        </w:r>
        <w:r>
          <w:delText xml:space="preserve"> to device</w:delText>
        </w:r>
        <w:r w:rsidR="00297C05">
          <w:delText xml:space="preserve"> </w:delText>
        </w:r>
        <w:r>
          <w:delText>polygon</w:delText>
        </w:r>
        <w:r w:rsidR="00FD093C">
          <w:delText>s</w:delText>
        </w:r>
        <w:r>
          <w:delText xml:space="preserve">: </w:delText>
        </w:r>
        <w:r w:rsidRPr="00AA512C">
          <w:rPr>
            <w:i/>
            <w:iCs/>
          </w:rPr>
          <w:delText>pro</w:delText>
        </w:r>
        <w:r w:rsidR="00736CEC">
          <w:rPr>
            <w:i/>
            <w:iCs/>
          </w:rPr>
          <w:delText>jection</w:delText>
        </w:r>
        <w:r w:rsidRPr="00AA512C">
          <w:rPr>
            <w:i/>
            <w:iCs/>
          </w:rPr>
          <w:delText>(geo</w:delText>
        </w:r>
        <w:r w:rsidR="00736CEC">
          <w:rPr>
            <w:i/>
            <w:iCs/>
          </w:rPr>
          <w:delText>Polygon</w:delText>
        </w:r>
        <w:r w:rsidRPr="00AA512C">
          <w:rPr>
            <w:i/>
            <w:iCs/>
          </w:rPr>
          <w:delText>)</w:delText>
        </w:r>
        <w:r w:rsidR="007B2D1A">
          <w:delText>;</w:delText>
        </w:r>
      </w:del>
    </w:p>
    <w:p w14:paraId="2CC62AEC" w14:textId="77777777" w:rsidR="007B2D1A" w:rsidRPr="0086129E" w:rsidRDefault="00AA512C" w:rsidP="001D02B5">
      <w:pPr>
        <w:pStyle w:val="ListParagraph"/>
        <w:numPr>
          <w:ilvl w:val="0"/>
          <w:numId w:val="28"/>
        </w:numPr>
        <w:spacing w:before="60" w:after="60" w:line="240" w:lineRule="auto"/>
        <w:ind w:left="567" w:hanging="283"/>
        <w:contextualSpacing w:val="0"/>
        <w:rPr>
          <w:del w:id="1386" w:author="Jeff Wootton" w:date="2024-06-24T14:21:00Z" w16du:dateUtc="2024-06-24T12:21:00Z"/>
          <w:lang w:val="en-US"/>
        </w:rPr>
      </w:pPr>
      <w:del w:id="1387" w:author="Jeff Wootton" w:date="2024-06-24T14:21:00Z" w16du:dateUtc="2024-06-24T12:21:00Z">
        <w:r w:rsidRPr="00AA512C">
          <w:delText>Convert device</w:delText>
        </w:r>
        <w:r w:rsidR="00FD093C">
          <w:delText xml:space="preserve"> </w:delText>
        </w:r>
        <w:r w:rsidRPr="00AA512C">
          <w:delText xml:space="preserve">polygons </w:delText>
        </w:r>
        <w:r w:rsidRPr="00AA512C">
          <w:rPr>
            <w:i/>
            <w:iCs/>
          </w:rPr>
          <w:delText>poly</w:delText>
        </w:r>
        <w:r w:rsidR="00736CEC">
          <w:rPr>
            <w:i/>
            <w:iCs/>
          </w:rPr>
          <w:delText>gon</w:delText>
        </w:r>
        <w:r w:rsidRPr="00AA512C">
          <w:delText xml:space="preserve"> to geo</w:delText>
        </w:r>
        <w:r w:rsidR="00FD093C">
          <w:delText xml:space="preserve">graphic </w:delText>
        </w:r>
        <w:r w:rsidRPr="00AA512C">
          <w:delText xml:space="preserve">polygons: </w:delText>
        </w:r>
        <w:r w:rsidRPr="00AA512C">
          <w:rPr>
            <w:i/>
            <w:iCs/>
          </w:rPr>
          <w:delText>~pro</w:delText>
        </w:r>
        <w:r w:rsidR="00736CEC">
          <w:rPr>
            <w:i/>
            <w:iCs/>
          </w:rPr>
          <w:delText>jection</w:delText>
        </w:r>
        <w:r w:rsidRPr="00AA512C">
          <w:rPr>
            <w:i/>
            <w:iCs/>
          </w:rPr>
          <w:delText>(poly</w:delText>
        </w:r>
        <w:r w:rsidR="00736CEC">
          <w:rPr>
            <w:i/>
            <w:iCs/>
          </w:rPr>
          <w:delText>gon</w:delText>
        </w:r>
        <w:r w:rsidRPr="00AA512C">
          <w:rPr>
            <w:i/>
            <w:iCs/>
          </w:rPr>
          <w:delText>)</w:delText>
        </w:r>
        <w:r>
          <w:delText>.</w:delText>
        </w:r>
      </w:del>
    </w:p>
    <w:p w14:paraId="49697C92" w14:textId="77777777" w:rsidR="007B2D1A" w:rsidRDefault="007B2D1A" w:rsidP="007B2D1A">
      <w:pPr>
        <w:spacing w:after="120" w:line="240" w:lineRule="auto"/>
        <w:rPr>
          <w:del w:id="1388" w:author="Jeff Wootton" w:date="2024-06-24T14:21:00Z" w16du:dateUtc="2024-06-24T12:21:00Z"/>
          <w:lang w:val="en-US"/>
        </w:rPr>
      </w:pPr>
    </w:p>
    <w:p w14:paraId="6EDCC8E6" w14:textId="77777777" w:rsidR="00AA512C" w:rsidRPr="008A6F2A" w:rsidRDefault="00AA512C" w:rsidP="001D02B5">
      <w:pPr>
        <w:pStyle w:val="ListContinue2"/>
        <w:numPr>
          <w:ilvl w:val="0"/>
          <w:numId w:val="39"/>
        </w:numPr>
        <w:tabs>
          <w:tab w:val="clear" w:pos="800"/>
        </w:tabs>
        <w:spacing w:before="120" w:after="200" w:line="240" w:lineRule="auto"/>
        <w:rPr>
          <w:del w:id="1389" w:author="Jeff Wootton" w:date="2024-06-24T14:21:00Z" w16du:dateUtc="2024-06-24T12:21:00Z"/>
          <w:szCs w:val="22"/>
          <w:lang w:eastAsia="en-US"/>
        </w:rPr>
      </w:pPr>
      <w:bookmarkStart w:id="1390" w:name="_Toc162435502"/>
      <w:del w:id="1391" w:author="Jeff Wootton" w:date="2024-06-24T14:21:00Z" w16du:dateUtc="2024-06-24T12:21:00Z">
        <w:r>
          <w:rPr>
            <w:b/>
            <w:sz w:val="22"/>
            <w:szCs w:val="22"/>
            <w:lang w:eastAsia="en-US"/>
          </w:rPr>
          <w:delText xml:space="preserve">Scale </w:delText>
        </w:r>
        <w:r w:rsidR="002D4E29">
          <w:rPr>
            <w:b/>
            <w:sz w:val="22"/>
            <w:szCs w:val="22"/>
            <w:lang w:eastAsia="en-US"/>
          </w:rPr>
          <w:delText>B</w:delText>
        </w:r>
        <w:r>
          <w:rPr>
            <w:b/>
            <w:sz w:val="22"/>
            <w:szCs w:val="22"/>
            <w:lang w:eastAsia="en-US"/>
          </w:rPr>
          <w:delText>ands</w:delText>
        </w:r>
        <w:bookmarkEnd w:id="1390"/>
      </w:del>
    </w:p>
    <w:p w14:paraId="271413EC" w14:textId="77777777" w:rsidR="00AA512C" w:rsidRDefault="00AA512C" w:rsidP="007B2D1A">
      <w:pPr>
        <w:spacing w:after="120" w:line="240" w:lineRule="auto"/>
        <w:rPr>
          <w:del w:id="1392" w:author="Jeff Wootton" w:date="2024-06-24T14:21:00Z" w16du:dateUtc="2024-06-24T12:21:00Z"/>
        </w:rPr>
      </w:pPr>
      <w:del w:id="1393" w:author="Jeff Wootton" w:date="2024-06-24T14:21:00Z" w16du:dateUtc="2024-06-24T12:21:00Z">
        <w:r w:rsidRPr="00AA512C">
          <w:delText xml:space="preserve">A lists of scale bands will be used for the algorithm. Each scale band is defined by its minimum and </w:delText>
        </w:r>
        <w:r w:rsidR="00C579E7">
          <w:delText>maximum</w:delText>
        </w:r>
        <w:r w:rsidR="00C579E7" w:rsidRPr="00AA512C">
          <w:delText xml:space="preserve"> </w:delText>
        </w:r>
        <w:r w:rsidRPr="00AA512C">
          <w:delText>scale</w:delText>
        </w:r>
        <w:r w:rsidR="00AC4D20">
          <w:delText xml:space="preserve"> denominators</w:delText>
        </w:r>
        <w:r w:rsidRPr="00AA512C">
          <w:delText xml:space="preserve"> and will be accessed by an index.</w:delText>
        </w:r>
        <w:r w:rsidR="00736CEC">
          <w:delText xml:space="preserve"> </w:delText>
        </w:r>
        <w:r w:rsidR="00736CEC" w:rsidRPr="00736CEC">
          <w:delText>Note that the table below contain</w:delText>
        </w:r>
        <w:r w:rsidR="00736CEC">
          <w:delText>s the denominators of the scale;</w:delText>
        </w:r>
        <w:r w:rsidR="00736CEC" w:rsidRPr="00736CEC">
          <w:delText xml:space="preserve"> </w:delText>
        </w:r>
        <w:r w:rsidR="00736CEC">
          <w:delText>for example</w:delText>
        </w:r>
        <w:r w:rsidR="00736CEC" w:rsidRPr="00736CEC">
          <w:delText xml:space="preserve">. 22,000 is </w:delText>
        </w:r>
        <w:r w:rsidR="00736CEC">
          <w:delText xml:space="preserve">denominator value </w:delText>
        </w:r>
        <w:r w:rsidR="00736CEC" w:rsidRPr="00736CEC">
          <w:delText>associated with the scale 1:22,000. Whenever scales are compared in these algorithms the numerical comparison is based on scales not on scale denominators.</w:delText>
        </w:r>
      </w:del>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AA512C" w:rsidRPr="008D0CFF" w14:paraId="01AF5FE9" w14:textId="77777777" w:rsidTr="00C94429">
        <w:trPr>
          <w:jc w:val="center"/>
          <w:del w:id="1394" w:author="Jeff Wootton" w:date="2024-06-24T14:21:00Z"/>
        </w:trPr>
        <w:tc>
          <w:tcPr>
            <w:tcW w:w="912" w:type="dxa"/>
            <w:shd w:val="clear" w:color="auto" w:fill="D9D9D9" w:themeFill="background1" w:themeFillShade="D9"/>
          </w:tcPr>
          <w:p w14:paraId="484CFBA8" w14:textId="77777777" w:rsidR="00AA512C" w:rsidRPr="00142BCB" w:rsidRDefault="001F5F3A" w:rsidP="005323C6">
            <w:pPr>
              <w:pStyle w:val="Tabletext9"/>
              <w:jc w:val="center"/>
              <w:rPr>
                <w:del w:id="1395" w:author="Jeff Wootton" w:date="2024-06-24T14:21:00Z" w16du:dateUtc="2024-06-24T12:21:00Z"/>
                <w:b/>
                <w:i/>
              </w:rPr>
            </w:pPr>
            <w:del w:id="1396" w:author="Jeff Wootton" w:date="2024-06-24T14:21:00Z" w16du:dateUtc="2024-06-24T12:21:00Z">
              <w:r w:rsidRPr="00142BCB">
                <w:rPr>
                  <w:b/>
                  <w:i/>
                </w:rPr>
                <w:delText>index</w:delText>
              </w:r>
            </w:del>
          </w:p>
        </w:tc>
        <w:tc>
          <w:tcPr>
            <w:tcW w:w="2320" w:type="dxa"/>
            <w:shd w:val="clear" w:color="auto" w:fill="D9D9D9" w:themeFill="background1" w:themeFillShade="D9"/>
            <w:vAlign w:val="center"/>
          </w:tcPr>
          <w:p w14:paraId="4C5F3B57" w14:textId="77777777" w:rsidR="00AA512C" w:rsidRPr="00142BCB" w:rsidRDefault="00AC4D20" w:rsidP="00736CEC">
            <w:pPr>
              <w:pStyle w:val="Tabletext9"/>
              <w:jc w:val="center"/>
              <w:rPr>
                <w:del w:id="1397" w:author="Jeff Wootton" w:date="2024-06-24T14:21:00Z" w16du:dateUtc="2024-06-24T12:21:00Z"/>
                <w:b/>
                <w:i/>
              </w:rPr>
            </w:pPr>
            <w:del w:id="1398" w:author="Jeff Wootton" w:date="2024-06-24T14:21:00Z" w16du:dateUtc="2024-06-24T12:21:00Z">
              <w:r w:rsidRPr="00142BCB">
                <w:rPr>
                  <w:b/>
                  <w:i/>
                </w:rPr>
                <w:delText>minimumScale</w:delText>
              </w:r>
            </w:del>
          </w:p>
        </w:tc>
        <w:tc>
          <w:tcPr>
            <w:tcW w:w="3426" w:type="dxa"/>
            <w:shd w:val="clear" w:color="auto" w:fill="D9D9D9" w:themeFill="background1" w:themeFillShade="D9"/>
            <w:vAlign w:val="center"/>
          </w:tcPr>
          <w:p w14:paraId="7C74543D" w14:textId="77777777" w:rsidR="00AA512C" w:rsidRPr="00C94429" w:rsidRDefault="00891F76" w:rsidP="00736CEC">
            <w:pPr>
              <w:pStyle w:val="Tabletext9"/>
              <w:jc w:val="center"/>
              <w:rPr>
                <w:del w:id="1399" w:author="Jeff Wootton" w:date="2024-06-24T14:21:00Z" w16du:dateUtc="2024-06-24T12:21:00Z"/>
                <w:bCs/>
                <w:i/>
              </w:rPr>
            </w:pPr>
            <w:del w:id="1400" w:author="Jeff Wootton" w:date="2024-06-24T14:21:00Z" w16du:dateUtc="2024-06-24T12:21:00Z">
              <w:r>
                <w:rPr>
                  <w:b/>
                  <w:i/>
                </w:rPr>
                <w:delText>max</w:delText>
              </w:r>
              <w:r w:rsidRPr="00142BCB">
                <w:rPr>
                  <w:b/>
                  <w:i/>
                </w:rPr>
                <w:delText>imumScale</w:delText>
              </w:r>
              <w:r w:rsidR="008C5E48">
                <w:rPr>
                  <w:bCs/>
                  <w:i/>
                </w:rPr>
                <w:delText xml:space="preserve"> (maximum)</w:delText>
              </w:r>
            </w:del>
          </w:p>
        </w:tc>
        <w:tc>
          <w:tcPr>
            <w:tcW w:w="2329" w:type="dxa"/>
            <w:shd w:val="clear" w:color="auto" w:fill="D9D9D9" w:themeFill="background1" w:themeFillShade="D9"/>
            <w:vAlign w:val="center"/>
          </w:tcPr>
          <w:p w14:paraId="15D0ADFC" w14:textId="77777777" w:rsidR="00AA512C" w:rsidRPr="008D0CFF" w:rsidRDefault="00AA512C" w:rsidP="00AA512C">
            <w:pPr>
              <w:pStyle w:val="Tabletext9"/>
              <w:rPr>
                <w:del w:id="1401" w:author="Jeff Wootton" w:date="2024-06-24T14:21:00Z" w16du:dateUtc="2024-06-24T12:21:00Z"/>
                <w:b/>
              </w:rPr>
            </w:pPr>
            <w:del w:id="1402" w:author="Jeff Wootton" w:date="2024-06-24T14:21:00Z" w16du:dateUtc="2024-06-24T12:21:00Z">
              <w:r>
                <w:rPr>
                  <w:b/>
                </w:rPr>
                <w:delText>Remarks</w:delText>
              </w:r>
            </w:del>
          </w:p>
        </w:tc>
      </w:tr>
      <w:tr w:rsidR="00AA512C" w:rsidRPr="008D0CFF" w14:paraId="48A1D728" w14:textId="77777777" w:rsidTr="00C94429">
        <w:trPr>
          <w:jc w:val="center"/>
          <w:del w:id="1403" w:author="Jeff Wootton" w:date="2024-06-24T14:21:00Z"/>
        </w:trPr>
        <w:tc>
          <w:tcPr>
            <w:tcW w:w="912" w:type="dxa"/>
          </w:tcPr>
          <w:p w14:paraId="3FFF2C6F" w14:textId="77777777" w:rsidR="00AA512C" w:rsidRDefault="005323C6" w:rsidP="00AA512C">
            <w:pPr>
              <w:pStyle w:val="Tabletext9"/>
              <w:jc w:val="center"/>
              <w:rPr>
                <w:del w:id="1404" w:author="Jeff Wootton" w:date="2024-06-24T14:21:00Z" w16du:dateUtc="2024-06-24T12:21:00Z"/>
              </w:rPr>
            </w:pPr>
            <w:del w:id="1405" w:author="Jeff Wootton" w:date="2024-06-24T14:21:00Z" w16du:dateUtc="2024-06-24T12:21:00Z">
              <w:r>
                <w:delText>1</w:delText>
              </w:r>
            </w:del>
          </w:p>
        </w:tc>
        <w:tc>
          <w:tcPr>
            <w:tcW w:w="2320" w:type="dxa"/>
          </w:tcPr>
          <w:p w14:paraId="3B588069" w14:textId="77777777" w:rsidR="00AA512C" w:rsidRPr="008D0CFF" w:rsidRDefault="00AA512C" w:rsidP="00AA512C">
            <w:pPr>
              <w:pStyle w:val="Tabletext9"/>
              <w:jc w:val="center"/>
              <w:rPr>
                <w:del w:id="1406" w:author="Jeff Wootton" w:date="2024-06-24T14:21:00Z" w16du:dateUtc="2024-06-24T12:21:00Z"/>
              </w:rPr>
            </w:pPr>
            <w:del w:id="1407" w:author="Jeff Wootton" w:date="2024-06-24T14:21:00Z" w16du:dateUtc="2024-06-24T12:21:00Z">
              <w:r>
                <w:delText>NULL</w:delText>
              </w:r>
              <w:r w:rsidR="00736CEC">
                <w:delText xml:space="preserve"> (</w:delText>
              </w:r>
              <w:r w:rsidR="00736CEC">
                <w:rPr>
                  <w:rFonts w:cs="Arial"/>
                </w:rPr>
                <w:delText>∞</w:delText>
              </w:r>
              <w:r w:rsidR="00736CEC">
                <w:delText>)</w:delText>
              </w:r>
            </w:del>
          </w:p>
        </w:tc>
        <w:tc>
          <w:tcPr>
            <w:tcW w:w="3426" w:type="dxa"/>
            <w:vAlign w:val="center"/>
          </w:tcPr>
          <w:p w14:paraId="4D42FDB5" w14:textId="77777777" w:rsidR="00AA512C" w:rsidRPr="008D0CFF" w:rsidRDefault="00AA512C" w:rsidP="00AA512C">
            <w:pPr>
              <w:pStyle w:val="Tabletext9"/>
              <w:jc w:val="center"/>
              <w:rPr>
                <w:del w:id="1408" w:author="Jeff Wootton" w:date="2024-06-24T14:21:00Z" w16du:dateUtc="2024-06-24T12:21:00Z"/>
              </w:rPr>
            </w:pPr>
            <w:del w:id="1409" w:author="Jeff Wootton" w:date="2024-06-24T14:21:00Z" w16du:dateUtc="2024-06-24T12:21:00Z">
              <w:r w:rsidRPr="008D0CFF">
                <w:delText>10,000,000</w:delText>
              </w:r>
            </w:del>
          </w:p>
        </w:tc>
        <w:tc>
          <w:tcPr>
            <w:tcW w:w="2329" w:type="dxa"/>
          </w:tcPr>
          <w:p w14:paraId="1E0BE01F" w14:textId="77777777" w:rsidR="00AA512C" w:rsidRPr="008D0CFF" w:rsidRDefault="00AA512C" w:rsidP="00AA512C">
            <w:pPr>
              <w:pStyle w:val="Tabletext9"/>
              <w:jc w:val="left"/>
              <w:rPr>
                <w:del w:id="1410" w:author="Jeff Wootton" w:date="2024-06-24T14:21:00Z" w16du:dateUtc="2024-06-24T12:21:00Z"/>
              </w:rPr>
            </w:pPr>
            <w:del w:id="1411" w:author="Jeff Wootton" w:date="2024-06-24T14:21:00Z" w16du:dateUtc="2024-06-24T12:21:00Z">
              <w:r w:rsidRPr="00AA512C">
                <w:delText xml:space="preserve">For all </w:delText>
              </w:r>
              <w:r w:rsidR="00AC4D20">
                <w:delText>values larger</w:delText>
              </w:r>
              <w:r w:rsidRPr="00AA512C">
                <w:delText xml:space="preserve"> than 10,000,000</w:delText>
              </w:r>
            </w:del>
          </w:p>
        </w:tc>
      </w:tr>
      <w:tr w:rsidR="00AA512C" w:rsidRPr="008D0CFF" w14:paraId="3E62E411" w14:textId="77777777" w:rsidTr="00C94429">
        <w:trPr>
          <w:jc w:val="center"/>
          <w:del w:id="1412" w:author="Jeff Wootton" w:date="2024-06-24T14:21:00Z"/>
        </w:trPr>
        <w:tc>
          <w:tcPr>
            <w:tcW w:w="912" w:type="dxa"/>
          </w:tcPr>
          <w:p w14:paraId="03C807D4" w14:textId="77777777" w:rsidR="00AA512C" w:rsidRPr="008D0CFF" w:rsidRDefault="005323C6" w:rsidP="00AA512C">
            <w:pPr>
              <w:pStyle w:val="Tabletext9"/>
              <w:jc w:val="center"/>
              <w:rPr>
                <w:del w:id="1413" w:author="Jeff Wootton" w:date="2024-06-24T14:21:00Z" w16du:dateUtc="2024-06-24T12:21:00Z"/>
              </w:rPr>
            </w:pPr>
            <w:del w:id="1414" w:author="Jeff Wootton" w:date="2024-06-24T14:21:00Z" w16du:dateUtc="2024-06-24T12:21:00Z">
              <w:r>
                <w:delText>2</w:delText>
              </w:r>
            </w:del>
          </w:p>
        </w:tc>
        <w:tc>
          <w:tcPr>
            <w:tcW w:w="2320" w:type="dxa"/>
            <w:vAlign w:val="center"/>
          </w:tcPr>
          <w:p w14:paraId="2BE111E1" w14:textId="77777777" w:rsidR="00AA512C" w:rsidRPr="008D0CFF" w:rsidRDefault="00AA512C" w:rsidP="00AA512C">
            <w:pPr>
              <w:pStyle w:val="Tabletext9"/>
              <w:jc w:val="center"/>
              <w:rPr>
                <w:del w:id="1415" w:author="Jeff Wootton" w:date="2024-06-24T14:21:00Z" w16du:dateUtc="2024-06-24T12:21:00Z"/>
              </w:rPr>
            </w:pPr>
            <w:del w:id="1416" w:author="Jeff Wootton" w:date="2024-06-24T14:21:00Z" w16du:dateUtc="2024-06-24T12:21:00Z">
              <w:r w:rsidRPr="008D0CFF">
                <w:delText>10,000,000</w:delText>
              </w:r>
            </w:del>
          </w:p>
        </w:tc>
        <w:tc>
          <w:tcPr>
            <w:tcW w:w="3426" w:type="dxa"/>
            <w:vAlign w:val="center"/>
          </w:tcPr>
          <w:p w14:paraId="7477B19D" w14:textId="77777777" w:rsidR="00AA512C" w:rsidRPr="008D0CFF" w:rsidRDefault="00C579E7" w:rsidP="00AA512C">
            <w:pPr>
              <w:pStyle w:val="Tabletext9"/>
              <w:jc w:val="center"/>
              <w:rPr>
                <w:del w:id="1417" w:author="Jeff Wootton" w:date="2024-06-24T14:21:00Z" w16du:dateUtc="2024-06-24T12:21:00Z"/>
              </w:rPr>
            </w:pPr>
            <w:del w:id="1418" w:author="Jeff Wootton" w:date="2024-06-24T14:21:00Z" w16du:dateUtc="2024-06-24T12:21:00Z">
              <w:r>
                <w:delText xml:space="preserve">10,000,000 &lt; </w:delText>
              </w:r>
              <w:r w:rsidRPr="00C579E7">
                <w:rPr>
                  <w:i/>
                  <w:iCs/>
                </w:rPr>
                <w:delText>maximum</w:delText>
              </w:r>
              <w:r>
                <w:delText xml:space="preserve"> </w:delText>
              </w:r>
              <w:r>
                <w:rPr>
                  <w:rFonts w:cs="Arial"/>
                </w:rPr>
                <w:delText>≤</w:delText>
              </w:r>
              <w:r>
                <w:delText xml:space="preserve"> </w:delText>
              </w:r>
              <w:r w:rsidR="00AA512C" w:rsidRPr="00C579E7">
                <w:delText>3</w:delText>
              </w:r>
              <w:r w:rsidR="00AA512C" w:rsidRPr="008D0CFF">
                <w:delText>,500,000</w:delText>
              </w:r>
            </w:del>
          </w:p>
        </w:tc>
        <w:tc>
          <w:tcPr>
            <w:tcW w:w="2329" w:type="dxa"/>
            <w:vAlign w:val="center"/>
          </w:tcPr>
          <w:p w14:paraId="2EE5BBD0" w14:textId="77777777" w:rsidR="00AA512C" w:rsidRPr="008D0CFF" w:rsidRDefault="00AA512C" w:rsidP="00AA512C">
            <w:pPr>
              <w:pStyle w:val="Tabletext9"/>
              <w:jc w:val="center"/>
              <w:rPr>
                <w:del w:id="1419" w:author="Jeff Wootton" w:date="2024-06-24T14:21:00Z" w16du:dateUtc="2024-06-24T12:21:00Z"/>
              </w:rPr>
            </w:pPr>
          </w:p>
        </w:tc>
      </w:tr>
      <w:tr w:rsidR="00AA512C" w:rsidRPr="008D0CFF" w14:paraId="56A74CA5" w14:textId="77777777" w:rsidTr="00C94429">
        <w:trPr>
          <w:jc w:val="center"/>
          <w:del w:id="1420" w:author="Jeff Wootton" w:date="2024-06-24T14:21:00Z"/>
        </w:trPr>
        <w:tc>
          <w:tcPr>
            <w:tcW w:w="912" w:type="dxa"/>
          </w:tcPr>
          <w:p w14:paraId="72D44148" w14:textId="77777777" w:rsidR="00AA512C" w:rsidRPr="008D0CFF" w:rsidRDefault="005323C6" w:rsidP="00AA512C">
            <w:pPr>
              <w:pStyle w:val="Tabletext9"/>
              <w:jc w:val="center"/>
              <w:rPr>
                <w:del w:id="1421" w:author="Jeff Wootton" w:date="2024-06-24T14:21:00Z" w16du:dateUtc="2024-06-24T12:21:00Z"/>
              </w:rPr>
            </w:pPr>
            <w:del w:id="1422" w:author="Jeff Wootton" w:date="2024-06-24T14:21:00Z" w16du:dateUtc="2024-06-24T12:21:00Z">
              <w:r>
                <w:delText>3</w:delText>
              </w:r>
            </w:del>
          </w:p>
        </w:tc>
        <w:tc>
          <w:tcPr>
            <w:tcW w:w="2320" w:type="dxa"/>
            <w:vAlign w:val="center"/>
          </w:tcPr>
          <w:p w14:paraId="53D95094" w14:textId="77777777" w:rsidR="00AA512C" w:rsidRPr="008D0CFF" w:rsidRDefault="00AA512C" w:rsidP="00AA512C">
            <w:pPr>
              <w:pStyle w:val="Tabletext9"/>
              <w:jc w:val="center"/>
              <w:rPr>
                <w:del w:id="1423" w:author="Jeff Wootton" w:date="2024-06-24T14:21:00Z" w16du:dateUtc="2024-06-24T12:21:00Z"/>
              </w:rPr>
            </w:pPr>
            <w:del w:id="1424" w:author="Jeff Wootton" w:date="2024-06-24T14:21:00Z" w16du:dateUtc="2024-06-24T12:21:00Z">
              <w:r w:rsidRPr="008D0CFF">
                <w:delText>3,500,000</w:delText>
              </w:r>
            </w:del>
          </w:p>
        </w:tc>
        <w:tc>
          <w:tcPr>
            <w:tcW w:w="3426" w:type="dxa"/>
            <w:vAlign w:val="center"/>
          </w:tcPr>
          <w:p w14:paraId="52F52D7C" w14:textId="77777777" w:rsidR="00AA512C" w:rsidRPr="008D0CFF" w:rsidRDefault="00C579E7" w:rsidP="00AA512C">
            <w:pPr>
              <w:pStyle w:val="Tabletext9"/>
              <w:jc w:val="center"/>
              <w:rPr>
                <w:del w:id="1425" w:author="Jeff Wootton" w:date="2024-06-24T14:21:00Z" w16du:dateUtc="2024-06-24T12:21:00Z"/>
              </w:rPr>
            </w:pPr>
            <w:del w:id="1426" w:author="Jeff Wootton" w:date="2024-06-24T14:21:00Z" w16du:dateUtc="2024-06-24T12:21:00Z">
              <w:r w:rsidRPr="00C579E7">
                <w:delText>3</w:delText>
              </w:r>
              <w:r w:rsidRPr="008D0CFF">
                <w:delText>,500,000</w:delText>
              </w:r>
              <w:r>
                <w:delText xml:space="preserve"> &lt; </w:delText>
              </w:r>
              <w:r w:rsidRPr="00C579E7">
                <w:rPr>
                  <w:i/>
                  <w:iCs/>
                </w:rPr>
                <w:delText>maximum</w:delText>
              </w:r>
              <w:r>
                <w:delText xml:space="preserve"> </w:delText>
              </w:r>
              <w:r>
                <w:rPr>
                  <w:rFonts w:cs="Arial"/>
                </w:rPr>
                <w:delText xml:space="preserve">≤ </w:delText>
              </w:r>
              <w:r w:rsidR="00AA512C" w:rsidRPr="008D0CFF">
                <w:delText>1,500,000</w:delText>
              </w:r>
            </w:del>
          </w:p>
        </w:tc>
        <w:tc>
          <w:tcPr>
            <w:tcW w:w="2329" w:type="dxa"/>
            <w:vAlign w:val="center"/>
          </w:tcPr>
          <w:p w14:paraId="22DEC138" w14:textId="77777777" w:rsidR="00AA512C" w:rsidRPr="008D0CFF" w:rsidRDefault="00AA512C" w:rsidP="00AA512C">
            <w:pPr>
              <w:pStyle w:val="Tabletext9"/>
              <w:jc w:val="center"/>
              <w:rPr>
                <w:del w:id="1427" w:author="Jeff Wootton" w:date="2024-06-24T14:21:00Z" w16du:dateUtc="2024-06-24T12:21:00Z"/>
              </w:rPr>
            </w:pPr>
          </w:p>
        </w:tc>
      </w:tr>
      <w:tr w:rsidR="00AA512C" w:rsidRPr="008D0CFF" w14:paraId="76FB998E" w14:textId="77777777" w:rsidTr="00C94429">
        <w:trPr>
          <w:jc w:val="center"/>
          <w:del w:id="1428" w:author="Jeff Wootton" w:date="2024-06-24T14:21:00Z"/>
        </w:trPr>
        <w:tc>
          <w:tcPr>
            <w:tcW w:w="912" w:type="dxa"/>
          </w:tcPr>
          <w:p w14:paraId="6B3444D5" w14:textId="77777777" w:rsidR="00AA512C" w:rsidRPr="008D0CFF" w:rsidRDefault="005323C6" w:rsidP="00AA512C">
            <w:pPr>
              <w:pStyle w:val="Tabletext9"/>
              <w:jc w:val="center"/>
              <w:rPr>
                <w:del w:id="1429" w:author="Jeff Wootton" w:date="2024-06-24T14:21:00Z" w16du:dateUtc="2024-06-24T12:21:00Z"/>
              </w:rPr>
            </w:pPr>
            <w:del w:id="1430" w:author="Jeff Wootton" w:date="2024-06-24T14:21:00Z" w16du:dateUtc="2024-06-24T12:21:00Z">
              <w:r>
                <w:delText>4</w:delText>
              </w:r>
            </w:del>
          </w:p>
        </w:tc>
        <w:tc>
          <w:tcPr>
            <w:tcW w:w="2320" w:type="dxa"/>
            <w:vAlign w:val="center"/>
          </w:tcPr>
          <w:p w14:paraId="4F4198FD" w14:textId="77777777" w:rsidR="00AA512C" w:rsidRPr="008D0CFF" w:rsidRDefault="00AA512C" w:rsidP="00AA512C">
            <w:pPr>
              <w:pStyle w:val="Tabletext9"/>
              <w:jc w:val="center"/>
              <w:rPr>
                <w:del w:id="1431" w:author="Jeff Wootton" w:date="2024-06-24T14:21:00Z" w16du:dateUtc="2024-06-24T12:21:00Z"/>
              </w:rPr>
            </w:pPr>
            <w:del w:id="1432" w:author="Jeff Wootton" w:date="2024-06-24T14:21:00Z" w16du:dateUtc="2024-06-24T12:21:00Z">
              <w:r w:rsidRPr="008D0CFF">
                <w:delText>1,500,000</w:delText>
              </w:r>
            </w:del>
          </w:p>
        </w:tc>
        <w:tc>
          <w:tcPr>
            <w:tcW w:w="3426" w:type="dxa"/>
            <w:vAlign w:val="center"/>
          </w:tcPr>
          <w:p w14:paraId="2296F442" w14:textId="77777777" w:rsidR="00AA512C" w:rsidRPr="008D0CFF" w:rsidRDefault="00C579E7" w:rsidP="00AA512C">
            <w:pPr>
              <w:pStyle w:val="Tabletext9"/>
              <w:jc w:val="center"/>
              <w:rPr>
                <w:del w:id="1433" w:author="Jeff Wootton" w:date="2024-06-24T14:21:00Z" w16du:dateUtc="2024-06-24T12:21:00Z"/>
              </w:rPr>
            </w:pPr>
            <w:del w:id="1434" w:author="Jeff Wootton" w:date="2024-06-24T14:21:00Z" w16du:dateUtc="2024-06-24T12:21:00Z">
              <w:r w:rsidRPr="008D0CFF">
                <w:delText>1,500,000</w:delText>
              </w:r>
              <w:r>
                <w:delText xml:space="preserve"> &lt; </w:delText>
              </w:r>
              <w:r w:rsidRPr="00C579E7">
                <w:rPr>
                  <w:i/>
                  <w:iCs/>
                </w:rPr>
                <w:delText>maximum</w:delText>
              </w:r>
              <w:r>
                <w:delText xml:space="preserve"> </w:delText>
              </w:r>
              <w:r>
                <w:rPr>
                  <w:rFonts w:cs="Arial"/>
                </w:rPr>
                <w:delText xml:space="preserve">≤ </w:delText>
              </w:r>
              <w:r w:rsidR="00AA512C" w:rsidRPr="008D0CFF">
                <w:delText>700,000</w:delText>
              </w:r>
            </w:del>
          </w:p>
        </w:tc>
        <w:tc>
          <w:tcPr>
            <w:tcW w:w="2329" w:type="dxa"/>
            <w:vAlign w:val="center"/>
          </w:tcPr>
          <w:p w14:paraId="1425535C" w14:textId="77777777" w:rsidR="00AA512C" w:rsidRPr="008D0CFF" w:rsidRDefault="00AA512C" w:rsidP="00AA512C">
            <w:pPr>
              <w:pStyle w:val="Tabletext9"/>
              <w:jc w:val="center"/>
              <w:rPr>
                <w:del w:id="1435" w:author="Jeff Wootton" w:date="2024-06-24T14:21:00Z" w16du:dateUtc="2024-06-24T12:21:00Z"/>
              </w:rPr>
            </w:pPr>
          </w:p>
        </w:tc>
      </w:tr>
      <w:tr w:rsidR="00AA512C" w:rsidRPr="008D0CFF" w14:paraId="15E387D9" w14:textId="77777777" w:rsidTr="00C94429">
        <w:trPr>
          <w:jc w:val="center"/>
          <w:del w:id="1436" w:author="Jeff Wootton" w:date="2024-06-24T14:21:00Z"/>
        </w:trPr>
        <w:tc>
          <w:tcPr>
            <w:tcW w:w="912" w:type="dxa"/>
          </w:tcPr>
          <w:p w14:paraId="2D3ED213" w14:textId="77777777" w:rsidR="00AA512C" w:rsidRPr="008D0CFF" w:rsidRDefault="005323C6" w:rsidP="00AA512C">
            <w:pPr>
              <w:pStyle w:val="Tabletext9"/>
              <w:jc w:val="center"/>
              <w:rPr>
                <w:del w:id="1437" w:author="Jeff Wootton" w:date="2024-06-24T14:21:00Z" w16du:dateUtc="2024-06-24T12:21:00Z"/>
              </w:rPr>
            </w:pPr>
            <w:del w:id="1438" w:author="Jeff Wootton" w:date="2024-06-24T14:21:00Z" w16du:dateUtc="2024-06-24T12:21:00Z">
              <w:r>
                <w:delText>5</w:delText>
              </w:r>
            </w:del>
          </w:p>
        </w:tc>
        <w:tc>
          <w:tcPr>
            <w:tcW w:w="2320" w:type="dxa"/>
            <w:vAlign w:val="center"/>
          </w:tcPr>
          <w:p w14:paraId="5E0DF58C" w14:textId="77777777" w:rsidR="00AA512C" w:rsidRPr="008D0CFF" w:rsidRDefault="00AA512C" w:rsidP="00AA512C">
            <w:pPr>
              <w:pStyle w:val="Tabletext9"/>
              <w:jc w:val="center"/>
              <w:rPr>
                <w:del w:id="1439" w:author="Jeff Wootton" w:date="2024-06-24T14:21:00Z" w16du:dateUtc="2024-06-24T12:21:00Z"/>
              </w:rPr>
            </w:pPr>
            <w:del w:id="1440" w:author="Jeff Wootton" w:date="2024-06-24T14:21:00Z" w16du:dateUtc="2024-06-24T12:21:00Z">
              <w:r w:rsidRPr="008D0CFF">
                <w:delText>700,000</w:delText>
              </w:r>
            </w:del>
          </w:p>
        </w:tc>
        <w:tc>
          <w:tcPr>
            <w:tcW w:w="3426" w:type="dxa"/>
            <w:vAlign w:val="center"/>
          </w:tcPr>
          <w:p w14:paraId="5891E31C" w14:textId="77777777" w:rsidR="00AA512C" w:rsidRPr="008D0CFF" w:rsidRDefault="00C579E7" w:rsidP="00AA512C">
            <w:pPr>
              <w:pStyle w:val="Tabletext9"/>
              <w:jc w:val="center"/>
              <w:rPr>
                <w:del w:id="1441" w:author="Jeff Wootton" w:date="2024-06-24T14:21:00Z" w16du:dateUtc="2024-06-24T12:21:00Z"/>
              </w:rPr>
            </w:pPr>
            <w:del w:id="1442" w:author="Jeff Wootton" w:date="2024-06-24T14:21:00Z" w16du:dateUtc="2024-06-24T12:21:00Z">
              <w:r w:rsidRPr="008D0CFF">
                <w:delText>1,500,000</w:delText>
              </w:r>
              <w:r>
                <w:delText xml:space="preserve"> &lt; </w:delText>
              </w:r>
              <w:r w:rsidRPr="00C579E7">
                <w:rPr>
                  <w:i/>
                  <w:iCs/>
                </w:rPr>
                <w:delText>maximum</w:delText>
              </w:r>
              <w:r>
                <w:delText xml:space="preserve"> </w:delText>
              </w:r>
              <w:r>
                <w:rPr>
                  <w:rFonts w:cs="Arial"/>
                </w:rPr>
                <w:delText xml:space="preserve">≤ </w:delText>
              </w:r>
              <w:r w:rsidR="00AA512C" w:rsidRPr="008D0CFF">
                <w:delText>350,000</w:delText>
              </w:r>
            </w:del>
          </w:p>
        </w:tc>
        <w:tc>
          <w:tcPr>
            <w:tcW w:w="2329" w:type="dxa"/>
            <w:vAlign w:val="center"/>
          </w:tcPr>
          <w:p w14:paraId="6FC28E8C" w14:textId="77777777" w:rsidR="00AA512C" w:rsidRPr="008D0CFF" w:rsidRDefault="00AA512C" w:rsidP="00AA512C">
            <w:pPr>
              <w:pStyle w:val="Tabletext9"/>
              <w:jc w:val="center"/>
              <w:rPr>
                <w:del w:id="1443" w:author="Jeff Wootton" w:date="2024-06-24T14:21:00Z" w16du:dateUtc="2024-06-24T12:21:00Z"/>
              </w:rPr>
            </w:pPr>
          </w:p>
        </w:tc>
      </w:tr>
      <w:tr w:rsidR="00AA512C" w:rsidRPr="008D0CFF" w14:paraId="1F4EDB54" w14:textId="77777777" w:rsidTr="00C94429">
        <w:trPr>
          <w:jc w:val="center"/>
          <w:del w:id="1444" w:author="Jeff Wootton" w:date="2024-06-24T14:21:00Z"/>
        </w:trPr>
        <w:tc>
          <w:tcPr>
            <w:tcW w:w="912" w:type="dxa"/>
          </w:tcPr>
          <w:p w14:paraId="54DF5464" w14:textId="77777777" w:rsidR="00AA512C" w:rsidRPr="008D0CFF" w:rsidRDefault="005323C6" w:rsidP="00AA512C">
            <w:pPr>
              <w:pStyle w:val="Tabletext9"/>
              <w:jc w:val="center"/>
              <w:rPr>
                <w:del w:id="1445" w:author="Jeff Wootton" w:date="2024-06-24T14:21:00Z" w16du:dateUtc="2024-06-24T12:21:00Z"/>
              </w:rPr>
            </w:pPr>
            <w:del w:id="1446" w:author="Jeff Wootton" w:date="2024-06-24T14:21:00Z" w16du:dateUtc="2024-06-24T12:21:00Z">
              <w:r>
                <w:delText>6</w:delText>
              </w:r>
            </w:del>
          </w:p>
        </w:tc>
        <w:tc>
          <w:tcPr>
            <w:tcW w:w="2320" w:type="dxa"/>
            <w:vAlign w:val="center"/>
          </w:tcPr>
          <w:p w14:paraId="16B561E3" w14:textId="77777777" w:rsidR="00AA512C" w:rsidRPr="008D0CFF" w:rsidRDefault="00AA512C" w:rsidP="00AA512C">
            <w:pPr>
              <w:pStyle w:val="Tabletext9"/>
              <w:jc w:val="center"/>
              <w:rPr>
                <w:del w:id="1447" w:author="Jeff Wootton" w:date="2024-06-24T14:21:00Z" w16du:dateUtc="2024-06-24T12:21:00Z"/>
              </w:rPr>
            </w:pPr>
            <w:del w:id="1448" w:author="Jeff Wootton" w:date="2024-06-24T14:21:00Z" w16du:dateUtc="2024-06-24T12:21:00Z">
              <w:r w:rsidRPr="008D0CFF">
                <w:delText>350,000</w:delText>
              </w:r>
            </w:del>
          </w:p>
        </w:tc>
        <w:tc>
          <w:tcPr>
            <w:tcW w:w="3426" w:type="dxa"/>
            <w:vAlign w:val="center"/>
          </w:tcPr>
          <w:p w14:paraId="477907F9" w14:textId="77777777" w:rsidR="00AA512C" w:rsidRPr="008D0CFF" w:rsidRDefault="00C579E7" w:rsidP="00AA512C">
            <w:pPr>
              <w:pStyle w:val="Tabletext9"/>
              <w:jc w:val="center"/>
              <w:rPr>
                <w:del w:id="1449" w:author="Jeff Wootton" w:date="2024-06-24T14:21:00Z" w16du:dateUtc="2024-06-24T12:21:00Z"/>
              </w:rPr>
            </w:pPr>
            <w:del w:id="1450" w:author="Jeff Wootton" w:date="2024-06-24T14:21:00Z" w16du:dateUtc="2024-06-24T12:21:00Z">
              <w:r>
                <w:delText>7</w:delText>
              </w:r>
              <w:r w:rsidRPr="008D0CFF">
                <w:delText>00,000</w:delText>
              </w:r>
              <w:r>
                <w:delText xml:space="preserve"> &lt; </w:delText>
              </w:r>
              <w:r w:rsidRPr="00C579E7">
                <w:rPr>
                  <w:i/>
                  <w:iCs/>
                </w:rPr>
                <w:delText>maximum</w:delText>
              </w:r>
              <w:r>
                <w:delText xml:space="preserve"> </w:delText>
              </w:r>
              <w:r>
                <w:rPr>
                  <w:rFonts w:cs="Arial"/>
                </w:rPr>
                <w:delText xml:space="preserve">≤ </w:delText>
              </w:r>
              <w:r w:rsidR="00AA512C" w:rsidRPr="008D0CFF">
                <w:delText>180,000</w:delText>
              </w:r>
            </w:del>
          </w:p>
        </w:tc>
        <w:tc>
          <w:tcPr>
            <w:tcW w:w="2329" w:type="dxa"/>
            <w:vAlign w:val="center"/>
          </w:tcPr>
          <w:p w14:paraId="0933B261" w14:textId="77777777" w:rsidR="00AA512C" w:rsidRPr="008D0CFF" w:rsidRDefault="00AA512C" w:rsidP="00AA512C">
            <w:pPr>
              <w:pStyle w:val="Tabletext9"/>
              <w:jc w:val="center"/>
              <w:rPr>
                <w:del w:id="1451" w:author="Jeff Wootton" w:date="2024-06-24T14:21:00Z" w16du:dateUtc="2024-06-24T12:21:00Z"/>
              </w:rPr>
            </w:pPr>
          </w:p>
        </w:tc>
      </w:tr>
      <w:tr w:rsidR="00AA512C" w:rsidRPr="008D0CFF" w14:paraId="158036A6" w14:textId="77777777" w:rsidTr="00C94429">
        <w:trPr>
          <w:jc w:val="center"/>
          <w:del w:id="1452" w:author="Jeff Wootton" w:date="2024-06-24T14:21:00Z"/>
        </w:trPr>
        <w:tc>
          <w:tcPr>
            <w:tcW w:w="912" w:type="dxa"/>
          </w:tcPr>
          <w:p w14:paraId="2F40DFD0" w14:textId="77777777" w:rsidR="00AA512C" w:rsidRPr="008D0CFF" w:rsidRDefault="005323C6" w:rsidP="00AA512C">
            <w:pPr>
              <w:pStyle w:val="Tabletext9"/>
              <w:jc w:val="center"/>
              <w:rPr>
                <w:del w:id="1453" w:author="Jeff Wootton" w:date="2024-06-24T14:21:00Z" w16du:dateUtc="2024-06-24T12:21:00Z"/>
              </w:rPr>
            </w:pPr>
            <w:del w:id="1454" w:author="Jeff Wootton" w:date="2024-06-24T14:21:00Z" w16du:dateUtc="2024-06-24T12:21:00Z">
              <w:r>
                <w:delText>7</w:delText>
              </w:r>
            </w:del>
          </w:p>
        </w:tc>
        <w:tc>
          <w:tcPr>
            <w:tcW w:w="2320" w:type="dxa"/>
            <w:vAlign w:val="center"/>
          </w:tcPr>
          <w:p w14:paraId="66D6EE2D" w14:textId="77777777" w:rsidR="00AA512C" w:rsidRPr="008D0CFF" w:rsidRDefault="00AA512C" w:rsidP="00AA512C">
            <w:pPr>
              <w:pStyle w:val="Tabletext9"/>
              <w:jc w:val="center"/>
              <w:rPr>
                <w:del w:id="1455" w:author="Jeff Wootton" w:date="2024-06-24T14:21:00Z" w16du:dateUtc="2024-06-24T12:21:00Z"/>
              </w:rPr>
            </w:pPr>
            <w:del w:id="1456" w:author="Jeff Wootton" w:date="2024-06-24T14:21:00Z" w16du:dateUtc="2024-06-24T12:21:00Z">
              <w:r w:rsidRPr="008D0CFF">
                <w:delText>180,000</w:delText>
              </w:r>
            </w:del>
          </w:p>
        </w:tc>
        <w:tc>
          <w:tcPr>
            <w:tcW w:w="3426" w:type="dxa"/>
            <w:vAlign w:val="center"/>
          </w:tcPr>
          <w:p w14:paraId="5E7C165A" w14:textId="77777777" w:rsidR="00AA512C" w:rsidRPr="008D0CFF" w:rsidRDefault="008C5E48" w:rsidP="00AA512C">
            <w:pPr>
              <w:pStyle w:val="Tabletext9"/>
              <w:jc w:val="center"/>
              <w:rPr>
                <w:del w:id="1457" w:author="Jeff Wootton" w:date="2024-06-24T14:21:00Z" w16du:dateUtc="2024-06-24T12:21:00Z"/>
              </w:rPr>
            </w:pPr>
            <w:del w:id="1458" w:author="Jeff Wootton" w:date="2024-06-24T14:21:00Z" w16du:dateUtc="2024-06-24T12:21:00Z">
              <w:r>
                <w:delText>18</w:delText>
              </w:r>
              <w:r w:rsidR="00C579E7" w:rsidRPr="008D0CFF">
                <w:delText>0,000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90,000</w:delText>
              </w:r>
            </w:del>
          </w:p>
        </w:tc>
        <w:tc>
          <w:tcPr>
            <w:tcW w:w="2329" w:type="dxa"/>
            <w:vAlign w:val="center"/>
          </w:tcPr>
          <w:p w14:paraId="59726B03" w14:textId="77777777" w:rsidR="00AA512C" w:rsidRPr="008D0CFF" w:rsidRDefault="00AA512C" w:rsidP="00AA512C">
            <w:pPr>
              <w:pStyle w:val="Tabletext9"/>
              <w:jc w:val="center"/>
              <w:rPr>
                <w:del w:id="1459" w:author="Jeff Wootton" w:date="2024-06-24T14:21:00Z" w16du:dateUtc="2024-06-24T12:21:00Z"/>
              </w:rPr>
            </w:pPr>
          </w:p>
        </w:tc>
      </w:tr>
      <w:tr w:rsidR="00AA512C" w:rsidRPr="008D0CFF" w14:paraId="202AC7F7" w14:textId="77777777" w:rsidTr="00C94429">
        <w:trPr>
          <w:jc w:val="center"/>
          <w:del w:id="1460" w:author="Jeff Wootton" w:date="2024-06-24T14:21:00Z"/>
        </w:trPr>
        <w:tc>
          <w:tcPr>
            <w:tcW w:w="912" w:type="dxa"/>
          </w:tcPr>
          <w:p w14:paraId="72BD28A3" w14:textId="77777777" w:rsidR="00AA512C" w:rsidRPr="008D0CFF" w:rsidRDefault="005323C6" w:rsidP="00AA512C">
            <w:pPr>
              <w:pStyle w:val="Tabletext9"/>
              <w:jc w:val="center"/>
              <w:rPr>
                <w:del w:id="1461" w:author="Jeff Wootton" w:date="2024-06-24T14:21:00Z" w16du:dateUtc="2024-06-24T12:21:00Z"/>
              </w:rPr>
            </w:pPr>
            <w:del w:id="1462" w:author="Jeff Wootton" w:date="2024-06-24T14:21:00Z" w16du:dateUtc="2024-06-24T12:21:00Z">
              <w:r>
                <w:delText>8</w:delText>
              </w:r>
            </w:del>
          </w:p>
        </w:tc>
        <w:tc>
          <w:tcPr>
            <w:tcW w:w="2320" w:type="dxa"/>
            <w:vAlign w:val="center"/>
          </w:tcPr>
          <w:p w14:paraId="5DCCE71B" w14:textId="77777777" w:rsidR="00AA512C" w:rsidRPr="008D0CFF" w:rsidRDefault="00AA512C" w:rsidP="00AA512C">
            <w:pPr>
              <w:pStyle w:val="Tabletext9"/>
              <w:jc w:val="center"/>
              <w:rPr>
                <w:del w:id="1463" w:author="Jeff Wootton" w:date="2024-06-24T14:21:00Z" w16du:dateUtc="2024-06-24T12:21:00Z"/>
              </w:rPr>
            </w:pPr>
            <w:del w:id="1464" w:author="Jeff Wootton" w:date="2024-06-24T14:21:00Z" w16du:dateUtc="2024-06-24T12:21:00Z">
              <w:r w:rsidRPr="008D0CFF">
                <w:delText>90,000</w:delText>
              </w:r>
            </w:del>
          </w:p>
        </w:tc>
        <w:tc>
          <w:tcPr>
            <w:tcW w:w="3426" w:type="dxa"/>
            <w:vAlign w:val="center"/>
          </w:tcPr>
          <w:p w14:paraId="18CAD43F" w14:textId="77777777" w:rsidR="00AA512C" w:rsidRPr="008D0CFF" w:rsidRDefault="008C5E48" w:rsidP="00AA512C">
            <w:pPr>
              <w:pStyle w:val="Tabletext9"/>
              <w:jc w:val="center"/>
              <w:rPr>
                <w:del w:id="1465" w:author="Jeff Wootton" w:date="2024-06-24T14:21:00Z" w16du:dateUtc="2024-06-24T12:21:00Z"/>
              </w:rPr>
            </w:pPr>
            <w:del w:id="1466" w:author="Jeff Wootton" w:date="2024-06-24T14:21:00Z" w16du:dateUtc="2024-06-24T12:21:00Z">
              <w:r>
                <w:delText>90</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45,000</w:delText>
              </w:r>
            </w:del>
          </w:p>
        </w:tc>
        <w:tc>
          <w:tcPr>
            <w:tcW w:w="2329" w:type="dxa"/>
            <w:vAlign w:val="center"/>
          </w:tcPr>
          <w:p w14:paraId="383D3BC5" w14:textId="77777777" w:rsidR="00AA512C" w:rsidRPr="008D0CFF" w:rsidRDefault="00AA512C" w:rsidP="00AA512C">
            <w:pPr>
              <w:pStyle w:val="Tabletext9"/>
              <w:jc w:val="center"/>
              <w:rPr>
                <w:del w:id="1467" w:author="Jeff Wootton" w:date="2024-06-24T14:21:00Z" w16du:dateUtc="2024-06-24T12:21:00Z"/>
              </w:rPr>
            </w:pPr>
          </w:p>
        </w:tc>
      </w:tr>
      <w:tr w:rsidR="00AA512C" w:rsidRPr="008D0CFF" w14:paraId="74E6F154" w14:textId="77777777" w:rsidTr="00C94429">
        <w:trPr>
          <w:jc w:val="center"/>
          <w:del w:id="1468" w:author="Jeff Wootton" w:date="2024-06-24T14:21:00Z"/>
        </w:trPr>
        <w:tc>
          <w:tcPr>
            <w:tcW w:w="912" w:type="dxa"/>
          </w:tcPr>
          <w:p w14:paraId="24460894" w14:textId="77777777" w:rsidR="00AA512C" w:rsidRPr="008D0CFF" w:rsidRDefault="005323C6" w:rsidP="00AA512C">
            <w:pPr>
              <w:pStyle w:val="Tabletext9"/>
              <w:jc w:val="center"/>
              <w:rPr>
                <w:del w:id="1469" w:author="Jeff Wootton" w:date="2024-06-24T14:21:00Z" w16du:dateUtc="2024-06-24T12:21:00Z"/>
              </w:rPr>
            </w:pPr>
            <w:del w:id="1470" w:author="Jeff Wootton" w:date="2024-06-24T14:21:00Z" w16du:dateUtc="2024-06-24T12:21:00Z">
              <w:r>
                <w:delText>9</w:delText>
              </w:r>
            </w:del>
          </w:p>
        </w:tc>
        <w:tc>
          <w:tcPr>
            <w:tcW w:w="2320" w:type="dxa"/>
            <w:vAlign w:val="center"/>
          </w:tcPr>
          <w:p w14:paraId="2DC3D1EF" w14:textId="77777777" w:rsidR="00AA512C" w:rsidRPr="008D0CFF" w:rsidRDefault="00AA512C" w:rsidP="00AA512C">
            <w:pPr>
              <w:pStyle w:val="Tabletext9"/>
              <w:jc w:val="center"/>
              <w:rPr>
                <w:del w:id="1471" w:author="Jeff Wootton" w:date="2024-06-24T14:21:00Z" w16du:dateUtc="2024-06-24T12:21:00Z"/>
              </w:rPr>
            </w:pPr>
            <w:del w:id="1472" w:author="Jeff Wootton" w:date="2024-06-24T14:21:00Z" w16du:dateUtc="2024-06-24T12:21:00Z">
              <w:r w:rsidRPr="008D0CFF">
                <w:delText>45,000</w:delText>
              </w:r>
            </w:del>
          </w:p>
        </w:tc>
        <w:tc>
          <w:tcPr>
            <w:tcW w:w="3426" w:type="dxa"/>
            <w:vAlign w:val="center"/>
          </w:tcPr>
          <w:p w14:paraId="4C599231" w14:textId="77777777" w:rsidR="00AA512C" w:rsidRPr="008D0CFF" w:rsidRDefault="008C5E48" w:rsidP="00AA512C">
            <w:pPr>
              <w:pStyle w:val="Tabletext9"/>
              <w:jc w:val="center"/>
              <w:rPr>
                <w:del w:id="1473" w:author="Jeff Wootton" w:date="2024-06-24T14:21:00Z" w16du:dateUtc="2024-06-24T12:21:00Z"/>
              </w:rPr>
            </w:pPr>
            <w:del w:id="1474" w:author="Jeff Wootton" w:date="2024-06-24T14:21:00Z" w16du:dateUtc="2024-06-24T12:21:00Z">
              <w:r>
                <w:delText>45</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22,000</w:delText>
              </w:r>
            </w:del>
          </w:p>
        </w:tc>
        <w:tc>
          <w:tcPr>
            <w:tcW w:w="2329" w:type="dxa"/>
            <w:vAlign w:val="center"/>
          </w:tcPr>
          <w:p w14:paraId="234A4FDF" w14:textId="77777777" w:rsidR="00AA512C" w:rsidRPr="008D0CFF" w:rsidRDefault="00AA512C" w:rsidP="00AA512C">
            <w:pPr>
              <w:pStyle w:val="Tabletext9"/>
              <w:jc w:val="center"/>
              <w:rPr>
                <w:del w:id="1475" w:author="Jeff Wootton" w:date="2024-06-24T14:21:00Z" w16du:dateUtc="2024-06-24T12:21:00Z"/>
              </w:rPr>
            </w:pPr>
          </w:p>
        </w:tc>
      </w:tr>
      <w:tr w:rsidR="00AA512C" w:rsidRPr="008D0CFF" w14:paraId="6DEB153D" w14:textId="77777777" w:rsidTr="00C94429">
        <w:trPr>
          <w:jc w:val="center"/>
          <w:del w:id="1476" w:author="Jeff Wootton" w:date="2024-06-24T14:21:00Z"/>
        </w:trPr>
        <w:tc>
          <w:tcPr>
            <w:tcW w:w="912" w:type="dxa"/>
          </w:tcPr>
          <w:p w14:paraId="5AC5231E" w14:textId="77777777" w:rsidR="00AA512C" w:rsidRPr="008D0CFF" w:rsidRDefault="005323C6" w:rsidP="00AA512C">
            <w:pPr>
              <w:pStyle w:val="Tabletext9"/>
              <w:jc w:val="center"/>
              <w:rPr>
                <w:del w:id="1477" w:author="Jeff Wootton" w:date="2024-06-24T14:21:00Z" w16du:dateUtc="2024-06-24T12:21:00Z"/>
              </w:rPr>
            </w:pPr>
            <w:del w:id="1478" w:author="Jeff Wootton" w:date="2024-06-24T14:21:00Z" w16du:dateUtc="2024-06-24T12:21:00Z">
              <w:r>
                <w:delText>10</w:delText>
              </w:r>
            </w:del>
          </w:p>
        </w:tc>
        <w:tc>
          <w:tcPr>
            <w:tcW w:w="2320" w:type="dxa"/>
            <w:vAlign w:val="center"/>
          </w:tcPr>
          <w:p w14:paraId="57E11CA0" w14:textId="77777777" w:rsidR="00AA512C" w:rsidRPr="008D0CFF" w:rsidRDefault="00AA512C" w:rsidP="00AA512C">
            <w:pPr>
              <w:pStyle w:val="Tabletext9"/>
              <w:jc w:val="center"/>
              <w:rPr>
                <w:del w:id="1479" w:author="Jeff Wootton" w:date="2024-06-24T14:21:00Z" w16du:dateUtc="2024-06-24T12:21:00Z"/>
              </w:rPr>
            </w:pPr>
            <w:del w:id="1480" w:author="Jeff Wootton" w:date="2024-06-24T14:21:00Z" w16du:dateUtc="2024-06-24T12:21:00Z">
              <w:r w:rsidRPr="008D0CFF">
                <w:delText>22,000</w:delText>
              </w:r>
            </w:del>
          </w:p>
        </w:tc>
        <w:tc>
          <w:tcPr>
            <w:tcW w:w="3426" w:type="dxa"/>
            <w:vAlign w:val="center"/>
          </w:tcPr>
          <w:p w14:paraId="72140116" w14:textId="77777777" w:rsidR="00AA512C" w:rsidRPr="008D0CFF" w:rsidRDefault="008C5E48" w:rsidP="00AA512C">
            <w:pPr>
              <w:pStyle w:val="Tabletext9"/>
              <w:jc w:val="center"/>
              <w:rPr>
                <w:del w:id="1481" w:author="Jeff Wootton" w:date="2024-06-24T14:21:00Z" w16du:dateUtc="2024-06-24T12:21:00Z"/>
              </w:rPr>
            </w:pPr>
            <w:del w:id="1482" w:author="Jeff Wootton" w:date="2024-06-24T14:21:00Z" w16du:dateUtc="2024-06-24T12:21:00Z">
              <w:r>
                <w:delText>22</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12,000</w:delText>
              </w:r>
            </w:del>
          </w:p>
        </w:tc>
        <w:tc>
          <w:tcPr>
            <w:tcW w:w="2329" w:type="dxa"/>
            <w:vAlign w:val="center"/>
          </w:tcPr>
          <w:p w14:paraId="047A9677" w14:textId="77777777" w:rsidR="00AA512C" w:rsidRPr="008D0CFF" w:rsidRDefault="00AA512C" w:rsidP="00AA512C">
            <w:pPr>
              <w:pStyle w:val="Tabletext9"/>
              <w:jc w:val="center"/>
              <w:rPr>
                <w:del w:id="1483" w:author="Jeff Wootton" w:date="2024-06-24T14:21:00Z" w16du:dateUtc="2024-06-24T12:21:00Z"/>
              </w:rPr>
            </w:pPr>
          </w:p>
        </w:tc>
      </w:tr>
      <w:tr w:rsidR="00AA512C" w:rsidRPr="008D0CFF" w14:paraId="08A93451" w14:textId="77777777" w:rsidTr="00C94429">
        <w:trPr>
          <w:jc w:val="center"/>
          <w:del w:id="1484" w:author="Jeff Wootton" w:date="2024-06-24T14:21:00Z"/>
        </w:trPr>
        <w:tc>
          <w:tcPr>
            <w:tcW w:w="912" w:type="dxa"/>
          </w:tcPr>
          <w:p w14:paraId="6E9AC656" w14:textId="77777777" w:rsidR="00AA512C" w:rsidRPr="008D0CFF" w:rsidRDefault="005323C6" w:rsidP="00AA512C">
            <w:pPr>
              <w:pStyle w:val="Tabletext9"/>
              <w:jc w:val="center"/>
              <w:rPr>
                <w:del w:id="1485" w:author="Jeff Wootton" w:date="2024-06-24T14:21:00Z" w16du:dateUtc="2024-06-24T12:21:00Z"/>
              </w:rPr>
            </w:pPr>
            <w:del w:id="1486" w:author="Jeff Wootton" w:date="2024-06-24T14:21:00Z" w16du:dateUtc="2024-06-24T12:21:00Z">
              <w:r>
                <w:delText>11</w:delText>
              </w:r>
            </w:del>
          </w:p>
        </w:tc>
        <w:tc>
          <w:tcPr>
            <w:tcW w:w="2320" w:type="dxa"/>
            <w:vAlign w:val="center"/>
          </w:tcPr>
          <w:p w14:paraId="42B7B0C7" w14:textId="77777777" w:rsidR="00AA512C" w:rsidRPr="008D0CFF" w:rsidRDefault="00AA512C" w:rsidP="00AA512C">
            <w:pPr>
              <w:pStyle w:val="Tabletext9"/>
              <w:jc w:val="center"/>
              <w:rPr>
                <w:del w:id="1487" w:author="Jeff Wootton" w:date="2024-06-24T14:21:00Z" w16du:dateUtc="2024-06-24T12:21:00Z"/>
              </w:rPr>
            </w:pPr>
            <w:del w:id="1488" w:author="Jeff Wootton" w:date="2024-06-24T14:21:00Z" w16du:dateUtc="2024-06-24T12:21:00Z">
              <w:r w:rsidRPr="008D0CFF">
                <w:delText>12,000</w:delText>
              </w:r>
            </w:del>
          </w:p>
        </w:tc>
        <w:tc>
          <w:tcPr>
            <w:tcW w:w="3426" w:type="dxa"/>
            <w:vAlign w:val="center"/>
          </w:tcPr>
          <w:p w14:paraId="1C058C8D" w14:textId="77777777" w:rsidR="00AA512C" w:rsidRPr="008D0CFF" w:rsidRDefault="008C5E48" w:rsidP="00AA512C">
            <w:pPr>
              <w:pStyle w:val="Tabletext9"/>
              <w:jc w:val="center"/>
              <w:rPr>
                <w:del w:id="1489" w:author="Jeff Wootton" w:date="2024-06-24T14:21:00Z" w16du:dateUtc="2024-06-24T12:21:00Z"/>
              </w:rPr>
            </w:pPr>
            <w:del w:id="1490" w:author="Jeff Wootton" w:date="2024-06-24T14:21:00Z" w16du:dateUtc="2024-06-24T12:21:00Z">
              <w:r>
                <w:delText>12</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8,000</w:delText>
              </w:r>
            </w:del>
          </w:p>
        </w:tc>
        <w:tc>
          <w:tcPr>
            <w:tcW w:w="2329" w:type="dxa"/>
            <w:vAlign w:val="center"/>
          </w:tcPr>
          <w:p w14:paraId="1BEDB0ED" w14:textId="77777777" w:rsidR="00AA512C" w:rsidRPr="008D0CFF" w:rsidRDefault="00AA512C" w:rsidP="00AA512C">
            <w:pPr>
              <w:pStyle w:val="Tabletext9"/>
              <w:jc w:val="center"/>
              <w:rPr>
                <w:del w:id="1491" w:author="Jeff Wootton" w:date="2024-06-24T14:21:00Z" w16du:dateUtc="2024-06-24T12:21:00Z"/>
              </w:rPr>
            </w:pPr>
          </w:p>
        </w:tc>
      </w:tr>
      <w:tr w:rsidR="00AA512C" w:rsidRPr="008D0CFF" w14:paraId="67D7FA30" w14:textId="77777777" w:rsidTr="00C94429">
        <w:trPr>
          <w:jc w:val="center"/>
          <w:del w:id="1492" w:author="Jeff Wootton" w:date="2024-06-24T14:21:00Z"/>
        </w:trPr>
        <w:tc>
          <w:tcPr>
            <w:tcW w:w="912" w:type="dxa"/>
          </w:tcPr>
          <w:p w14:paraId="5E48AE16" w14:textId="77777777" w:rsidR="00AA512C" w:rsidRPr="008D0CFF" w:rsidRDefault="005323C6" w:rsidP="00AA512C">
            <w:pPr>
              <w:pStyle w:val="Tabletext9"/>
              <w:jc w:val="center"/>
              <w:rPr>
                <w:del w:id="1493" w:author="Jeff Wootton" w:date="2024-06-24T14:21:00Z" w16du:dateUtc="2024-06-24T12:21:00Z"/>
              </w:rPr>
            </w:pPr>
            <w:del w:id="1494" w:author="Jeff Wootton" w:date="2024-06-24T14:21:00Z" w16du:dateUtc="2024-06-24T12:21:00Z">
              <w:r>
                <w:delText>12</w:delText>
              </w:r>
            </w:del>
          </w:p>
        </w:tc>
        <w:tc>
          <w:tcPr>
            <w:tcW w:w="2320" w:type="dxa"/>
            <w:vAlign w:val="center"/>
          </w:tcPr>
          <w:p w14:paraId="254B77B5" w14:textId="77777777" w:rsidR="00AA512C" w:rsidRPr="008D0CFF" w:rsidRDefault="00AA512C" w:rsidP="00AA512C">
            <w:pPr>
              <w:pStyle w:val="Tabletext9"/>
              <w:jc w:val="center"/>
              <w:rPr>
                <w:del w:id="1495" w:author="Jeff Wootton" w:date="2024-06-24T14:21:00Z" w16du:dateUtc="2024-06-24T12:21:00Z"/>
              </w:rPr>
            </w:pPr>
            <w:del w:id="1496" w:author="Jeff Wootton" w:date="2024-06-24T14:21:00Z" w16du:dateUtc="2024-06-24T12:21:00Z">
              <w:r w:rsidRPr="008D0CFF">
                <w:delText>8,000</w:delText>
              </w:r>
            </w:del>
          </w:p>
        </w:tc>
        <w:tc>
          <w:tcPr>
            <w:tcW w:w="3426" w:type="dxa"/>
            <w:vAlign w:val="center"/>
          </w:tcPr>
          <w:p w14:paraId="5B3C1BF1" w14:textId="77777777" w:rsidR="00AA512C" w:rsidRPr="008D0CFF" w:rsidRDefault="008C5E48" w:rsidP="00AA512C">
            <w:pPr>
              <w:pStyle w:val="Tabletext9"/>
              <w:jc w:val="center"/>
              <w:rPr>
                <w:del w:id="1497" w:author="Jeff Wootton" w:date="2024-06-24T14:21:00Z" w16du:dateUtc="2024-06-24T12:21:00Z"/>
              </w:rPr>
            </w:pPr>
            <w:del w:id="1498" w:author="Jeff Wootton" w:date="2024-06-24T14:21:00Z" w16du:dateUtc="2024-06-24T12:21:00Z">
              <w:r>
                <w:delText>8</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4,000</w:delText>
              </w:r>
            </w:del>
          </w:p>
        </w:tc>
        <w:tc>
          <w:tcPr>
            <w:tcW w:w="2329" w:type="dxa"/>
            <w:vAlign w:val="center"/>
          </w:tcPr>
          <w:p w14:paraId="2C08C771" w14:textId="77777777" w:rsidR="00AA512C" w:rsidRPr="008D0CFF" w:rsidRDefault="00AA512C" w:rsidP="00AA512C">
            <w:pPr>
              <w:pStyle w:val="Tabletext9"/>
              <w:jc w:val="center"/>
              <w:rPr>
                <w:del w:id="1499" w:author="Jeff Wootton" w:date="2024-06-24T14:21:00Z" w16du:dateUtc="2024-06-24T12:21:00Z"/>
              </w:rPr>
            </w:pPr>
          </w:p>
        </w:tc>
      </w:tr>
      <w:tr w:rsidR="00AA512C" w:rsidRPr="008D0CFF" w14:paraId="16F90A0C" w14:textId="77777777" w:rsidTr="00C94429">
        <w:trPr>
          <w:jc w:val="center"/>
          <w:del w:id="1500" w:author="Jeff Wootton" w:date="2024-06-24T14:21:00Z"/>
        </w:trPr>
        <w:tc>
          <w:tcPr>
            <w:tcW w:w="912" w:type="dxa"/>
          </w:tcPr>
          <w:p w14:paraId="63A5EFDB" w14:textId="77777777" w:rsidR="00AA512C" w:rsidRPr="008D0CFF" w:rsidRDefault="005323C6" w:rsidP="00AA512C">
            <w:pPr>
              <w:pStyle w:val="Tabletext9"/>
              <w:jc w:val="center"/>
              <w:rPr>
                <w:del w:id="1501" w:author="Jeff Wootton" w:date="2024-06-24T14:21:00Z" w16du:dateUtc="2024-06-24T12:21:00Z"/>
              </w:rPr>
            </w:pPr>
            <w:del w:id="1502" w:author="Jeff Wootton" w:date="2024-06-24T14:21:00Z" w16du:dateUtc="2024-06-24T12:21:00Z">
              <w:r>
                <w:delText>13</w:delText>
              </w:r>
            </w:del>
          </w:p>
        </w:tc>
        <w:tc>
          <w:tcPr>
            <w:tcW w:w="2320" w:type="dxa"/>
            <w:vAlign w:val="center"/>
          </w:tcPr>
          <w:p w14:paraId="6FEF9E64" w14:textId="77777777" w:rsidR="00AA512C" w:rsidRPr="008D0CFF" w:rsidRDefault="00AA512C" w:rsidP="00AA512C">
            <w:pPr>
              <w:pStyle w:val="Tabletext9"/>
              <w:jc w:val="center"/>
              <w:rPr>
                <w:del w:id="1503" w:author="Jeff Wootton" w:date="2024-06-24T14:21:00Z" w16du:dateUtc="2024-06-24T12:21:00Z"/>
              </w:rPr>
            </w:pPr>
            <w:del w:id="1504" w:author="Jeff Wootton" w:date="2024-06-24T14:21:00Z" w16du:dateUtc="2024-06-24T12:21:00Z">
              <w:r w:rsidRPr="008D0CFF">
                <w:delText>4,000</w:delText>
              </w:r>
            </w:del>
          </w:p>
        </w:tc>
        <w:tc>
          <w:tcPr>
            <w:tcW w:w="3426" w:type="dxa"/>
            <w:vAlign w:val="center"/>
          </w:tcPr>
          <w:p w14:paraId="569C4981" w14:textId="77777777" w:rsidR="00AA512C" w:rsidRPr="008D0CFF" w:rsidRDefault="008C5E48" w:rsidP="00AA512C">
            <w:pPr>
              <w:pStyle w:val="Tabletext9"/>
              <w:jc w:val="center"/>
              <w:rPr>
                <w:del w:id="1505" w:author="Jeff Wootton" w:date="2024-06-24T14:21:00Z" w16du:dateUtc="2024-06-24T12:21:00Z"/>
              </w:rPr>
            </w:pPr>
            <w:del w:id="1506" w:author="Jeff Wootton" w:date="2024-06-24T14:21:00Z" w16du:dateUtc="2024-06-24T12:21:00Z">
              <w:r>
                <w:delText>4</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3,000</w:delText>
              </w:r>
            </w:del>
          </w:p>
        </w:tc>
        <w:tc>
          <w:tcPr>
            <w:tcW w:w="2329" w:type="dxa"/>
            <w:vAlign w:val="center"/>
          </w:tcPr>
          <w:p w14:paraId="44BCB859" w14:textId="77777777" w:rsidR="00AA512C" w:rsidRPr="008D0CFF" w:rsidRDefault="00AA512C" w:rsidP="00AA512C">
            <w:pPr>
              <w:pStyle w:val="Tabletext9"/>
              <w:jc w:val="center"/>
              <w:rPr>
                <w:del w:id="1507" w:author="Jeff Wootton" w:date="2024-06-24T14:21:00Z" w16du:dateUtc="2024-06-24T12:21:00Z"/>
              </w:rPr>
            </w:pPr>
          </w:p>
        </w:tc>
      </w:tr>
      <w:tr w:rsidR="00AA512C" w:rsidRPr="008D0CFF" w14:paraId="2C5D1221" w14:textId="77777777" w:rsidTr="00C94429">
        <w:trPr>
          <w:jc w:val="center"/>
          <w:del w:id="1508" w:author="Jeff Wootton" w:date="2024-06-24T14:21:00Z"/>
        </w:trPr>
        <w:tc>
          <w:tcPr>
            <w:tcW w:w="912" w:type="dxa"/>
          </w:tcPr>
          <w:p w14:paraId="6B032E6C" w14:textId="77777777" w:rsidR="00AA512C" w:rsidRPr="008D0CFF" w:rsidRDefault="005323C6" w:rsidP="00AA512C">
            <w:pPr>
              <w:pStyle w:val="Tabletext9"/>
              <w:jc w:val="center"/>
              <w:rPr>
                <w:del w:id="1509" w:author="Jeff Wootton" w:date="2024-06-24T14:21:00Z" w16du:dateUtc="2024-06-24T12:21:00Z"/>
              </w:rPr>
            </w:pPr>
            <w:del w:id="1510" w:author="Jeff Wootton" w:date="2024-06-24T14:21:00Z" w16du:dateUtc="2024-06-24T12:21:00Z">
              <w:r>
                <w:delText>14</w:delText>
              </w:r>
            </w:del>
          </w:p>
        </w:tc>
        <w:tc>
          <w:tcPr>
            <w:tcW w:w="2320" w:type="dxa"/>
            <w:vAlign w:val="center"/>
          </w:tcPr>
          <w:p w14:paraId="7418CAAF" w14:textId="77777777" w:rsidR="00AA512C" w:rsidRPr="008D0CFF" w:rsidRDefault="00AA512C" w:rsidP="00AA512C">
            <w:pPr>
              <w:pStyle w:val="Tabletext9"/>
              <w:jc w:val="center"/>
              <w:rPr>
                <w:del w:id="1511" w:author="Jeff Wootton" w:date="2024-06-24T14:21:00Z" w16du:dateUtc="2024-06-24T12:21:00Z"/>
              </w:rPr>
            </w:pPr>
            <w:del w:id="1512" w:author="Jeff Wootton" w:date="2024-06-24T14:21:00Z" w16du:dateUtc="2024-06-24T12:21:00Z">
              <w:r w:rsidRPr="008D0CFF">
                <w:delText>3,000</w:delText>
              </w:r>
            </w:del>
          </w:p>
        </w:tc>
        <w:tc>
          <w:tcPr>
            <w:tcW w:w="3426" w:type="dxa"/>
            <w:vAlign w:val="center"/>
          </w:tcPr>
          <w:p w14:paraId="762499AD" w14:textId="77777777" w:rsidR="00AA512C" w:rsidRPr="008D0CFF" w:rsidRDefault="008C5E48" w:rsidP="00AA512C">
            <w:pPr>
              <w:pStyle w:val="Tabletext9"/>
              <w:jc w:val="center"/>
              <w:rPr>
                <w:del w:id="1513" w:author="Jeff Wootton" w:date="2024-06-24T14:21:00Z" w16du:dateUtc="2024-06-24T12:21:00Z"/>
              </w:rPr>
            </w:pPr>
            <w:del w:id="1514" w:author="Jeff Wootton" w:date="2024-06-24T14:21:00Z" w16du:dateUtc="2024-06-24T12:21:00Z">
              <w:r>
                <w:delText>3</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2,000</w:delText>
              </w:r>
            </w:del>
          </w:p>
        </w:tc>
        <w:tc>
          <w:tcPr>
            <w:tcW w:w="2329" w:type="dxa"/>
            <w:vAlign w:val="center"/>
          </w:tcPr>
          <w:p w14:paraId="752876A8" w14:textId="77777777" w:rsidR="00AA512C" w:rsidRPr="008D0CFF" w:rsidRDefault="00AA512C" w:rsidP="00AA512C">
            <w:pPr>
              <w:pStyle w:val="Tabletext9"/>
              <w:jc w:val="center"/>
              <w:rPr>
                <w:del w:id="1515" w:author="Jeff Wootton" w:date="2024-06-24T14:21:00Z" w16du:dateUtc="2024-06-24T12:21:00Z"/>
              </w:rPr>
            </w:pPr>
          </w:p>
        </w:tc>
      </w:tr>
      <w:tr w:rsidR="00AA512C" w:rsidRPr="008D0CFF" w14:paraId="2DE84E51" w14:textId="77777777" w:rsidTr="00C94429">
        <w:trPr>
          <w:jc w:val="center"/>
          <w:del w:id="1516" w:author="Jeff Wootton" w:date="2024-06-24T14:21:00Z"/>
        </w:trPr>
        <w:tc>
          <w:tcPr>
            <w:tcW w:w="912" w:type="dxa"/>
          </w:tcPr>
          <w:p w14:paraId="098D42A6" w14:textId="77777777" w:rsidR="00AA512C" w:rsidRPr="008D0CFF" w:rsidRDefault="005323C6" w:rsidP="00AA512C">
            <w:pPr>
              <w:pStyle w:val="Tabletext9"/>
              <w:keepNext/>
              <w:jc w:val="center"/>
              <w:rPr>
                <w:del w:id="1517" w:author="Jeff Wootton" w:date="2024-06-24T14:21:00Z" w16du:dateUtc="2024-06-24T12:21:00Z"/>
              </w:rPr>
            </w:pPr>
            <w:del w:id="1518" w:author="Jeff Wootton" w:date="2024-06-24T14:21:00Z" w16du:dateUtc="2024-06-24T12:21:00Z">
              <w:r>
                <w:delText>15</w:delText>
              </w:r>
            </w:del>
          </w:p>
        </w:tc>
        <w:tc>
          <w:tcPr>
            <w:tcW w:w="2320" w:type="dxa"/>
            <w:vAlign w:val="center"/>
          </w:tcPr>
          <w:p w14:paraId="0B4298CC" w14:textId="77777777" w:rsidR="00AA512C" w:rsidRPr="008D0CFF" w:rsidRDefault="00AA512C" w:rsidP="00AA512C">
            <w:pPr>
              <w:pStyle w:val="Tabletext9"/>
              <w:keepNext/>
              <w:jc w:val="center"/>
              <w:rPr>
                <w:del w:id="1519" w:author="Jeff Wootton" w:date="2024-06-24T14:21:00Z" w16du:dateUtc="2024-06-24T12:21:00Z"/>
              </w:rPr>
            </w:pPr>
            <w:del w:id="1520" w:author="Jeff Wootton" w:date="2024-06-24T14:21:00Z" w16du:dateUtc="2024-06-24T12:21:00Z">
              <w:r w:rsidRPr="008D0CFF">
                <w:delText>2,000</w:delText>
              </w:r>
            </w:del>
          </w:p>
        </w:tc>
        <w:tc>
          <w:tcPr>
            <w:tcW w:w="3426" w:type="dxa"/>
            <w:vAlign w:val="center"/>
          </w:tcPr>
          <w:p w14:paraId="14EC9052" w14:textId="77777777" w:rsidR="00AA512C" w:rsidRPr="008D0CFF" w:rsidRDefault="008C5E48" w:rsidP="00AA512C">
            <w:pPr>
              <w:pStyle w:val="Tabletext9"/>
              <w:keepNext/>
              <w:jc w:val="center"/>
              <w:rPr>
                <w:del w:id="1521" w:author="Jeff Wootton" w:date="2024-06-24T14:21:00Z" w16du:dateUtc="2024-06-24T12:21:00Z"/>
              </w:rPr>
            </w:pPr>
            <w:del w:id="1522" w:author="Jeff Wootton" w:date="2024-06-24T14:21:00Z" w16du:dateUtc="2024-06-24T12:21:00Z">
              <w:r>
                <w:delText>2</w:delText>
              </w:r>
              <w:r w:rsidR="00C579E7" w:rsidRPr="008D0CFF">
                <w:delText>,000</w:delText>
              </w:r>
              <w:r w:rsidR="00C579E7">
                <w:delText xml:space="preserve"> &lt; </w:delText>
              </w:r>
              <w:r w:rsidR="00C579E7" w:rsidRPr="00C579E7">
                <w:rPr>
                  <w:i/>
                  <w:iCs/>
                </w:rPr>
                <w:delText>maximum</w:delText>
              </w:r>
              <w:r w:rsidR="00C579E7">
                <w:delText xml:space="preserve"> </w:delText>
              </w:r>
              <w:r w:rsidR="00C579E7">
                <w:rPr>
                  <w:rFonts w:cs="Arial"/>
                </w:rPr>
                <w:delText xml:space="preserve">≤ </w:delText>
              </w:r>
              <w:r w:rsidR="00AA512C" w:rsidRPr="008D0CFF">
                <w:delText>1,000</w:delText>
              </w:r>
            </w:del>
          </w:p>
        </w:tc>
        <w:tc>
          <w:tcPr>
            <w:tcW w:w="2329" w:type="dxa"/>
            <w:vAlign w:val="center"/>
          </w:tcPr>
          <w:p w14:paraId="526954D5" w14:textId="77777777" w:rsidR="00AA512C" w:rsidRPr="008D0CFF" w:rsidRDefault="00AA512C" w:rsidP="00AA512C">
            <w:pPr>
              <w:pStyle w:val="Tabletext9"/>
              <w:keepNext/>
              <w:jc w:val="center"/>
              <w:rPr>
                <w:del w:id="1523" w:author="Jeff Wootton" w:date="2024-06-24T14:21:00Z" w16du:dateUtc="2024-06-24T12:21:00Z"/>
              </w:rPr>
            </w:pPr>
          </w:p>
        </w:tc>
      </w:tr>
    </w:tbl>
    <w:p w14:paraId="44113239" w14:textId="77777777" w:rsidR="00AA512C" w:rsidRDefault="00AA512C" w:rsidP="00712598">
      <w:pPr>
        <w:spacing w:after="0" w:line="240" w:lineRule="auto"/>
        <w:rPr>
          <w:del w:id="1524" w:author="Jeff Wootton" w:date="2024-06-24T14:21:00Z" w16du:dateUtc="2024-06-24T12:21:00Z"/>
          <w:lang w:val="en-US"/>
        </w:rPr>
      </w:pPr>
    </w:p>
    <w:p w14:paraId="62C08268" w14:textId="77777777" w:rsidR="00C942A1" w:rsidRDefault="002D0CD1" w:rsidP="007B2D1A">
      <w:pPr>
        <w:spacing w:after="120" w:line="240" w:lineRule="auto"/>
        <w:rPr>
          <w:del w:id="1525" w:author="Jeff Wootton" w:date="2024-06-24T14:21:00Z" w16du:dateUtc="2024-06-24T12:21:00Z"/>
        </w:rPr>
      </w:pPr>
      <w:del w:id="1526" w:author="Jeff Wootton" w:date="2024-06-24T14:21:00Z" w16du:dateUtc="2024-06-24T12:21:00Z">
        <w:r w:rsidRPr="009932F8">
          <w:rPr>
            <w:noProof/>
            <w:sz w:val="24"/>
            <w:szCs w:val="24"/>
            <w:lang w:val="fr-FR" w:eastAsia="fr-FR"/>
          </w:rPr>
          <mc:AlternateContent>
            <mc:Choice Requires="wps">
              <w:drawing>
                <wp:anchor distT="45720" distB="45720" distL="114300" distR="114300" simplePos="0" relativeHeight="251665920" behindDoc="0" locked="0" layoutInCell="1" allowOverlap="1" wp14:anchorId="77429C8D" wp14:editId="517CCB07">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45488BCF" w14:textId="77777777" w:rsidR="003358BD" w:rsidRPr="00965081" w:rsidRDefault="003358BD" w:rsidP="002D0CD1">
                              <w:pPr>
                                <w:spacing w:after="60" w:line="240" w:lineRule="auto"/>
                                <w:rPr>
                                  <w:del w:id="1527" w:author="Jeff Wootton" w:date="2024-06-24T14:21:00Z" w16du:dateUtc="2024-06-24T12:21:00Z"/>
                                </w:rPr>
                              </w:pPr>
                              <w:del w:id="1528" w:author="Jeff Wootton" w:date="2024-06-24T14:21:00Z" w16du:dateUtc="2024-06-24T12:21:00Z">
                                <w:r w:rsidRPr="00F60BCC">
                                  <w:rPr>
                                    <w:b/>
                                    <w:bCs/>
                                  </w:rPr>
                                  <w:delText>Algorithm</w:delText>
                                </w:r>
                                <w:r w:rsidRPr="00965081">
                                  <w:delText xml:space="preserve"> </w:delText>
                                </w:r>
                                <w:r w:rsidRPr="002D0CD1">
                                  <w:rPr>
                                    <w:i/>
                                    <w:iCs/>
                                  </w:rPr>
                                  <w:delText>GetScaleBand(scale)</w:delText>
                                </w:r>
                              </w:del>
                            </w:p>
                            <w:p w14:paraId="0B286935" w14:textId="77777777" w:rsidR="003358BD" w:rsidRPr="00965081" w:rsidRDefault="003358BD" w:rsidP="002D0CD1">
                              <w:pPr>
                                <w:spacing w:after="60" w:line="240" w:lineRule="auto"/>
                                <w:rPr>
                                  <w:del w:id="1529" w:author="Jeff Wootton" w:date="2024-06-24T14:21:00Z" w16du:dateUtc="2024-06-24T12:21:00Z"/>
                                </w:rPr>
                              </w:pPr>
                              <w:del w:id="1530" w:author="Jeff Wootton" w:date="2024-06-24T14:21:00Z" w16du:dateUtc="2024-06-24T12:21:00Z">
                                <w:r w:rsidRPr="00F60BCC">
                                  <w:rPr>
                                    <w:b/>
                                    <w:bCs/>
                                  </w:rPr>
                                  <w:delText>Input</w:delText>
                                </w:r>
                                <w:r>
                                  <w:delText>:</w:delText>
                                </w:r>
                                <w:r w:rsidRPr="00965081">
                                  <w:delText xml:space="preserve"> A scale </w:delText>
                                </w:r>
                              </w:del>
                            </w:p>
                            <w:p w14:paraId="2858C409" w14:textId="77777777" w:rsidR="003358BD" w:rsidRDefault="003358BD" w:rsidP="002D0CD1">
                              <w:pPr>
                                <w:spacing w:after="60" w:line="240" w:lineRule="auto"/>
                                <w:rPr>
                                  <w:del w:id="1531" w:author="Jeff Wootton" w:date="2024-06-24T14:21:00Z" w16du:dateUtc="2024-06-24T12:21:00Z"/>
                                </w:rPr>
                              </w:pPr>
                              <w:del w:id="1532" w:author="Jeff Wootton" w:date="2024-06-24T14:21:00Z" w16du:dateUtc="2024-06-24T12:21:00Z">
                                <w:r w:rsidRPr="00F60BCC">
                                  <w:rPr>
                                    <w:b/>
                                    <w:bCs/>
                                  </w:rPr>
                                  <w:delText>Output</w:delText>
                                </w:r>
                                <w:r w:rsidRPr="00965081">
                                  <w:delText xml:space="preserve"> The index of the</w:delText>
                                </w:r>
                                <w:r>
                                  <w:delText xml:space="preserve"> scale band </w:delText>
                                </w:r>
                              </w:del>
                            </w:p>
                            <w:p w14:paraId="7065666E" w14:textId="77777777" w:rsidR="003358BD" w:rsidRPr="002672EF" w:rsidRDefault="003358BD" w:rsidP="001D02B5">
                              <w:pPr>
                                <w:pStyle w:val="ListParagraph"/>
                                <w:numPr>
                                  <w:ilvl w:val="0"/>
                                  <w:numId w:val="30"/>
                                </w:numPr>
                                <w:spacing w:after="0" w:line="259" w:lineRule="auto"/>
                                <w:jc w:val="left"/>
                                <w:rPr>
                                  <w:del w:id="1533" w:author="Jeff Wootton" w:date="2024-06-24T14:21:00Z" w16du:dateUtc="2024-06-24T12:21:00Z"/>
                                  <w:i/>
                                  <w:iCs/>
                                </w:rPr>
                              </w:pPr>
                              <w:del w:id="1534" w:author="Jeff Wootton" w:date="2024-06-24T14:21:00Z" w16du:dateUtc="2024-06-24T12:21:00Z">
                                <w:r w:rsidRPr="002672EF">
                                  <w:rPr>
                                    <w:b/>
                                    <w:bCs/>
                                  </w:rPr>
                                  <w:delText>If</w:delText>
                                </w:r>
                                <w:r>
                                  <w:delText xml:space="preserve"> </w:delText>
                                </w:r>
                                <w:r w:rsidRPr="002672EF">
                                  <w:rPr>
                                    <w:i/>
                                    <w:iCs/>
                                  </w:rPr>
                                  <w:delText xml:space="preserve">scale &lt; </w:delText>
                                </w:r>
                                <w:r w:rsidR="00C579E7">
                                  <w:rPr>
                                    <w:i/>
                                    <w:iCs/>
                                  </w:rPr>
                                  <w:delText>maximum</w:delText>
                                </w:r>
                                <w:r w:rsidR="00C579E7" w:rsidRPr="002672EF">
                                  <w:rPr>
                                    <w:i/>
                                    <w:iCs/>
                                  </w:rPr>
                                  <w:delText>Scale</w:delText>
                                </w:r>
                                <w:r w:rsidRPr="002672EF">
                                  <w:rPr>
                                    <w:i/>
                                    <w:iCs/>
                                  </w:rPr>
                                  <w:delText xml:space="preserve">[1] </w:delText>
                                </w:r>
                              </w:del>
                            </w:p>
                            <w:p w14:paraId="7D179001" w14:textId="77777777" w:rsidR="003358BD" w:rsidRDefault="003358BD" w:rsidP="001D02B5">
                              <w:pPr>
                                <w:pStyle w:val="ListParagraph"/>
                                <w:numPr>
                                  <w:ilvl w:val="1"/>
                                  <w:numId w:val="30"/>
                                </w:numPr>
                                <w:spacing w:after="0" w:line="259" w:lineRule="auto"/>
                                <w:jc w:val="left"/>
                                <w:rPr>
                                  <w:del w:id="1535" w:author="Jeff Wootton" w:date="2024-06-24T14:21:00Z" w16du:dateUtc="2024-06-24T12:21:00Z"/>
                                </w:rPr>
                              </w:pPr>
                              <w:del w:id="1536" w:author="Jeff Wootton" w:date="2024-06-24T14:21:00Z" w16du:dateUtc="2024-06-24T12:21:00Z">
                                <w:r w:rsidRPr="002672EF">
                                  <w:rPr>
                                    <w:b/>
                                    <w:bCs/>
                                  </w:rPr>
                                  <w:delText>Return</w:delText>
                                </w:r>
                                <w:r>
                                  <w:delText xml:space="preserve"> 1</w:delText>
                                </w:r>
                              </w:del>
                            </w:p>
                            <w:p w14:paraId="0BFC74EC" w14:textId="77777777" w:rsidR="003358BD" w:rsidRDefault="003358BD" w:rsidP="001D02B5">
                              <w:pPr>
                                <w:pStyle w:val="ListParagraph"/>
                                <w:numPr>
                                  <w:ilvl w:val="0"/>
                                  <w:numId w:val="30"/>
                                </w:numPr>
                                <w:spacing w:after="0" w:line="259" w:lineRule="auto"/>
                                <w:jc w:val="left"/>
                                <w:rPr>
                                  <w:del w:id="1537" w:author="Jeff Wootton" w:date="2024-06-24T14:21:00Z" w16du:dateUtc="2024-06-24T12:21:00Z"/>
                                </w:rPr>
                              </w:pPr>
                              <w:del w:id="1538" w:author="Jeff Wootton" w:date="2024-06-24T14:21:00Z" w16du:dateUtc="2024-06-24T12:21:00Z">
                                <w:r w:rsidRPr="002D0255">
                                  <w:rPr>
                                    <w:b/>
                                    <w:bCs/>
                                  </w:rPr>
                                  <w:delText>For</w:delText>
                                </w:r>
                                <w:r>
                                  <w:delText xml:space="preserve"> </w:delText>
                                </w:r>
                                <w:r w:rsidRPr="002672EF">
                                  <w:rPr>
                                    <w:i/>
                                    <w:iCs/>
                                  </w:rPr>
                                  <w:delText>index</w:delText>
                                </w:r>
                                <w:r>
                                  <w:delText xml:space="preserve"> = 2 to 15</w:delText>
                                </w:r>
                              </w:del>
                            </w:p>
                            <w:p w14:paraId="6F1E2D44" w14:textId="77777777" w:rsidR="003358BD" w:rsidRDefault="003358BD" w:rsidP="001D02B5">
                              <w:pPr>
                                <w:pStyle w:val="ListParagraph"/>
                                <w:numPr>
                                  <w:ilvl w:val="1"/>
                                  <w:numId w:val="30"/>
                                </w:numPr>
                                <w:spacing w:after="0" w:line="259" w:lineRule="auto"/>
                                <w:jc w:val="left"/>
                                <w:rPr>
                                  <w:del w:id="1539" w:author="Jeff Wootton" w:date="2024-06-24T14:21:00Z" w16du:dateUtc="2024-06-24T12:21:00Z"/>
                                </w:rPr>
                              </w:pPr>
                              <w:del w:id="1540" w:author="Jeff Wootton" w:date="2024-06-24T14:21:00Z" w16du:dateUtc="2024-06-24T12:21:00Z">
                                <w:r w:rsidRPr="002D0255">
                                  <w:rPr>
                                    <w:b/>
                                    <w:bCs/>
                                  </w:rPr>
                                  <w:delText xml:space="preserve">If </w:delText>
                                </w:r>
                              </w:del>
                              <m:oMath>
                                <m:r>
                                  <w:del w:id="1541" w:author="Jeff Wootton" w:date="2024-06-24T14:21:00Z" w16du:dateUtc="2024-06-24T12:21:00Z">
                                    <w:rPr>
                                      <w:rFonts w:ascii="Cambria Math" w:hAnsi="Cambria Math"/>
                                    </w:rPr>
                                    <m:t>minimumScale</m:t>
                                  </w:del>
                                </m:r>
                                <m:d>
                                  <m:dPr>
                                    <m:begChr m:val="["/>
                                    <m:endChr m:val="]"/>
                                    <m:ctrlPr>
                                      <w:del w:id="1542" w:author="Jeff Wootton" w:date="2024-06-24T14:21:00Z" w16du:dateUtc="2024-06-24T12:21:00Z">
                                        <w:rPr>
                                          <w:rFonts w:ascii="Cambria Math" w:hAnsi="Cambria Math"/>
                                          <w:i/>
                                        </w:rPr>
                                      </w:del>
                                    </m:ctrlPr>
                                  </m:dPr>
                                  <m:e>
                                    <m:r>
                                      <w:del w:id="1543" w:author="Jeff Wootton" w:date="2024-06-24T14:21:00Z" w16du:dateUtc="2024-06-24T12:21:00Z">
                                        <w:rPr>
                                          <w:rFonts w:ascii="Cambria Math" w:hAnsi="Cambria Math"/>
                                        </w:rPr>
                                        <m:t>index</m:t>
                                      </w:del>
                                    </m:r>
                                  </m:e>
                                </m:d>
                                <m:r>
                                  <w:del w:id="1544" w:author="Jeff Wootton" w:date="2024-06-24T14:21:00Z" w16du:dateUtc="2024-06-24T12:21:00Z">
                                    <w:rPr>
                                      <w:rFonts w:ascii="Cambria Math" w:hAnsi="Cambria Math"/>
                                    </w:rPr>
                                    <m:t>&lt;= scale AND scale &lt; maximumScale[index]</m:t>
                                  </w:del>
                                </m:r>
                              </m:oMath>
                              <w:del w:id="1545" w:author="Jeff Wootton" w:date="2024-06-24T14:21:00Z" w16du:dateUtc="2024-06-24T12:21:00Z">
                                <w:r>
                                  <w:delText xml:space="preserve"> </w:delText>
                                </w:r>
                              </w:del>
                            </w:p>
                            <w:p w14:paraId="73BB77FF" w14:textId="77777777" w:rsidR="003358BD" w:rsidRDefault="003358BD" w:rsidP="001D02B5">
                              <w:pPr>
                                <w:pStyle w:val="ListParagraph"/>
                                <w:numPr>
                                  <w:ilvl w:val="2"/>
                                  <w:numId w:val="30"/>
                                </w:numPr>
                                <w:spacing w:after="0" w:line="259" w:lineRule="auto"/>
                                <w:jc w:val="left"/>
                                <w:rPr>
                                  <w:del w:id="1546" w:author="Jeff Wootton" w:date="2024-06-24T14:21:00Z" w16du:dateUtc="2024-06-24T12:21:00Z"/>
                                </w:rPr>
                              </w:pPr>
                              <w:del w:id="1547" w:author="Jeff Wootton" w:date="2024-06-24T14:21:00Z" w16du:dateUtc="2024-06-24T12:21:00Z">
                                <w:r w:rsidRPr="00142BCB">
                                  <w:rPr>
                                    <w:b/>
                                  </w:rPr>
                                  <w:delText>Return</w:delText>
                                </w:r>
                                <w:r>
                                  <w:delText xml:space="preserve"> </w:delText>
                                </w:r>
                                <w:r w:rsidRPr="002672EF">
                                  <w:rPr>
                                    <w:i/>
                                    <w:iCs/>
                                  </w:rPr>
                                  <w:delText>index</w:delText>
                                </w:r>
                              </w:del>
                            </w:p>
                            <w:p w14:paraId="79F759DC" w14:textId="77777777" w:rsidR="003358BD" w:rsidRPr="00965081" w:rsidRDefault="003358BD" w:rsidP="001D02B5">
                              <w:pPr>
                                <w:pStyle w:val="ListParagraph"/>
                                <w:numPr>
                                  <w:ilvl w:val="0"/>
                                  <w:numId w:val="30"/>
                                </w:numPr>
                                <w:spacing w:after="0" w:line="259" w:lineRule="auto"/>
                                <w:jc w:val="left"/>
                                <w:rPr>
                                  <w:del w:id="1548" w:author="Jeff Wootton" w:date="2024-06-24T14:21:00Z" w16du:dateUtc="2024-06-24T12:21:00Z"/>
                                </w:rPr>
                              </w:pPr>
                              <w:del w:id="1549" w:author="Jeff Wootton" w:date="2024-06-24T14:21:00Z" w16du:dateUtc="2024-06-24T12:21:00Z">
                                <w:r w:rsidRPr="002D0255">
                                  <w:rPr>
                                    <w:b/>
                                    <w:bCs/>
                                  </w:rPr>
                                  <w:delText>Return</w:delText>
                                </w:r>
                                <w:r>
                                  <w:delText xml:space="preserve"> 15</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29C8D" id="_x0000_t202" coordsize="21600,21600" o:spt="202" path="m,l,21600r21600,l21600,xe">
                  <v:stroke joinstyle="miter"/>
                  <v:path gradientshapeok="t" o:connecttype="rect"/>
                </v:shapetype>
                <v:shape id="Text Box 2" o:spid="_x0000_s1026" type="#_x0000_t202" style="position:absolute;left:0;text-align:left;margin-left:0;margin-top:19.55pt;width:468.75pt;height:126.8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">
                  <v:textbox>
                    <w:txbxContent>
                      <w:p w14:paraId="45488BCF" w14:textId="77777777" w:rsidR="003358BD" w:rsidRPr="00965081" w:rsidRDefault="003358BD" w:rsidP="002D0CD1">
                        <w:pPr>
                          <w:spacing w:after="60" w:line="240" w:lineRule="auto"/>
                          <w:rPr>
                            <w:del w:id="1550" w:author="Jeff Wootton" w:date="2024-06-24T14:21:00Z" w16du:dateUtc="2024-06-24T12:21:00Z"/>
                          </w:rPr>
                        </w:pPr>
                        <w:del w:id="1551" w:author="Jeff Wootton" w:date="2024-06-24T14:21:00Z" w16du:dateUtc="2024-06-24T12:21:00Z">
                          <w:r w:rsidRPr="00F60BCC">
                            <w:rPr>
                              <w:b/>
                              <w:bCs/>
                            </w:rPr>
                            <w:delText>Algorithm</w:delText>
                          </w:r>
                          <w:r w:rsidRPr="00965081">
                            <w:delText xml:space="preserve"> </w:delText>
                          </w:r>
                          <w:r w:rsidRPr="002D0CD1">
                            <w:rPr>
                              <w:i/>
                              <w:iCs/>
                            </w:rPr>
                            <w:delText>GetScaleBand(scale)</w:delText>
                          </w:r>
                        </w:del>
                      </w:p>
                      <w:p w14:paraId="0B286935" w14:textId="77777777" w:rsidR="003358BD" w:rsidRPr="00965081" w:rsidRDefault="003358BD" w:rsidP="002D0CD1">
                        <w:pPr>
                          <w:spacing w:after="60" w:line="240" w:lineRule="auto"/>
                          <w:rPr>
                            <w:del w:id="1552" w:author="Jeff Wootton" w:date="2024-06-24T14:21:00Z" w16du:dateUtc="2024-06-24T12:21:00Z"/>
                          </w:rPr>
                        </w:pPr>
                        <w:del w:id="1553" w:author="Jeff Wootton" w:date="2024-06-24T14:21:00Z" w16du:dateUtc="2024-06-24T12:21:00Z">
                          <w:r w:rsidRPr="00F60BCC">
                            <w:rPr>
                              <w:b/>
                              <w:bCs/>
                            </w:rPr>
                            <w:delText>Input</w:delText>
                          </w:r>
                          <w:r>
                            <w:delText>:</w:delText>
                          </w:r>
                          <w:r w:rsidRPr="00965081">
                            <w:delText xml:space="preserve"> A scale </w:delText>
                          </w:r>
                        </w:del>
                      </w:p>
                      <w:p w14:paraId="2858C409" w14:textId="77777777" w:rsidR="003358BD" w:rsidRDefault="003358BD" w:rsidP="002D0CD1">
                        <w:pPr>
                          <w:spacing w:after="60" w:line="240" w:lineRule="auto"/>
                          <w:rPr>
                            <w:del w:id="1554" w:author="Jeff Wootton" w:date="2024-06-24T14:21:00Z" w16du:dateUtc="2024-06-24T12:21:00Z"/>
                          </w:rPr>
                        </w:pPr>
                        <w:del w:id="1555" w:author="Jeff Wootton" w:date="2024-06-24T14:21:00Z" w16du:dateUtc="2024-06-24T12:21:00Z">
                          <w:r w:rsidRPr="00F60BCC">
                            <w:rPr>
                              <w:b/>
                              <w:bCs/>
                            </w:rPr>
                            <w:delText>Output</w:delText>
                          </w:r>
                          <w:r w:rsidRPr="00965081">
                            <w:delText xml:space="preserve"> The index of the</w:delText>
                          </w:r>
                          <w:r>
                            <w:delText xml:space="preserve"> scale band </w:delText>
                          </w:r>
                        </w:del>
                      </w:p>
                      <w:p w14:paraId="7065666E" w14:textId="77777777" w:rsidR="003358BD" w:rsidRPr="002672EF" w:rsidRDefault="003358BD" w:rsidP="001D02B5">
                        <w:pPr>
                          <w:pStyle w:val="ListParagraph"/>
                          <w:numPr>
                            <w:ilvl w:val="0"/>
                            <w:numId w:val="30"/>
                          </w:numPr>
                          <w:spacing w:after="0" w:line="259" w:lineRule="auto"/>
                          <w:jc w:val="left"/>
                          <w:rPr>
                            <w:del w:id="1556" w:author="Jeff Wootton" w:date="2024-06-24T14:21:00Z" w16du:dateUtc="2024-06-24T12:21:00Z"/>
                            <w:i/>
                            <w:iCs/>
                          </w:rPr>
                        </w:pPr>
                        <w:del w:id="1557" w:author="Jeff Wootton" w:date="2024-06-24T14:21:00Z" w16du:dateUtc="2024-06-24T12:21:00Z">
                          <w:r w:rsidRPr="002672EF">
                            <w:rPr>
                              <w:b/>
                              <w:bCs/>
                            </w:rPr>
                            <w:delText>If</w:delText>
                          </w:r>
                          <w:r>
                            <w:delText xml:space="preserve"> </w:delText>
                          </w:r>
                          <w:r w:rsidRPr="002672EF">
                            <w:rPr>
                              <w:i/>
                              <w:iCs/>
                            </w:rPr>
                            <w:delText xml:space="preserve">scale &lt; </w:delText>
                          </w:r>
                          <w:r w:rsidR="00C579E7">
                            <w:rPr>
                              <w:i/>
                              <w:iCs/>
                            </w:rPr>
                            <w:delText>maximum</w:delText>
                          </w:r>
                          <w:r w:rsidR="00C579E7" w:rsidRPr="002672EF">
                            <w:rPr>
                              <w:i/>
                              <w:iCs/>
                            </w:rPr>
                            <w:delText>Scale</w:delText>
                          </w:r>
                          <w:r w:rsidRPr="002672EF">
                            <w:rPr>
                              <w:i/>
                              <w:iCs/>
                            </w:rPr>
                            <w:delText xml:space="preserve">[1] </w:delText>
                          </w:r>
                        </w:del>
                      </w:p>
                      <w:p w14:paraId="7D179001" w14:textId="77777777" w:rsidR="003358BD" w:rsidRDefault="003358BD" w:rsidP="001D02B5">
                        <w:pPr>
                          <w:pStyle w:val="ListParagraph"/>
                          <w:numPr>
                            <w:ilvl w:val="1"/>
                            <w:numId w:val="30"/>
                          </w:numPr>
                          <w:spacing w:after="0" w:line="259" w:lineRule="auto"/>
                          <w:jc w:val="left"/>
                          <w:rPr>
                            <w:del w:id="1558" w:author="Jeff Wootton" w:date="2024-06-24T14:21:00Z" w16du:dateUtc="2024-06-24T12:21:00Z"/>
                          </w:rPr>
                        </w:pPr>
                        <w:del w:id="1559" w:author="Jeff Wootton" w:date="2024-06-24T14:21:00Z" w16du:dateUtc="2024-06-24T12:21:00Z">
                          <w:r w:rsidRPr="002672EF">
                            <w:rPr>
                              <w:b/>
                              <w:bCs/>
                            </w:rPr>
                            <w:delText>Return</w:delText>
                          </w:r>
                          <w:r>
                            <w:delText xml:space="preserve"> 1</w:delText>
                          </w:r>
                        </w:del>
                      </w:p>
                      <w:p w14:paraId="0BFC74EC" w14:textId="77777777" w:rsidR="003358BD" w:rsidRDefault="003358BD" w:rsidP="001D02B5">
                        <w:pPr>
                          <w:pStyle w:val="ListParagraph"/>
                          <w:numPr>
                            <w:ilvl w:val="0"/>
                            <w:numId w:val="30"/>
                          </w:numPr>
                          <w:spacing w:after="0" w:line="259" w:lineRule="auto"/>
                          <w:jc w:val="left"/>
                          <w:rPr>
                            <w:del w:id="1560" w:author="Jeff Wootton" w:date="2024-06-24T14:21:00Z" w16du:dateUtc="2024-06-24T12:21:00Z"/>
                          </w:rPr>
                        </w:pPr>
                        <w:del w:id="1561" w:author="Jeff Wootton" w:date="2024-06-24T14:21:00Z" w16du:dateUtc="2024-06-24T12:21:00Z">
                          <w:r w:rsidRPr="002D0255">
                            <w:rPr>
                              <w:b/>
                              <w:bCs/>
                            </w:rPr>
                            <w:delText>For</w:delText>
                          </w:r>
                          <w:r>
                            <w:delText xml:space="preserve"> </w:delText>
                          </w:r>
                          <w:r w:rsidRPr="002672EF">
                            <w:rPr>
                              <w:i/>
                              <w:iCs/>
                            </w:rPr>
                            <w:delText>index</w:delText>
                          </w:r>
                          <w:r>
                            <w:delText xml:space="preserve"> = 2 to 15</w:delText>
                          </w:r>
                        </w:del>
                      </w:p>
                      <w:p w14:paraId="6F1E2D44" w14:textId="77777777" w:rsidR="003358BD" w:rsidRDefault="003358BD" w:rsidP="001D02B5">
                        <w:pPr>
                          <w:pStyle w:val="ListParagraph"/>
                          <w:numPr>
                            <w:ilvl w:val="1"/>
                            <w:numId w:val="30"/>
                          </w:numPr>
                          <w:spacing w:after="0" w:line="259" w:lineRule="auto"/>
                          <w:jc w:val="left"/>
                          <w:rPr>
                            <w:del w:id="1562" w:author="Jeff Wootton" w:date="2024-06-24T14:21:00Z" w16du:dateUtc="2024-06-24T12:21:00Z"/>
                          </w:rPr>
                        </w:pPr>
                        <w:del w:id="1563" w:author="Jeff Wootton" w:date="2024-06-24T14:21:00Z" w16du:dateUtc="2024-06-24T12:21:00Z">
                          <w:r w:rsidRPr="002D0255">
                            <w:rPr>
                              <w:b/>
                              <w:bCs/>
                            </w:rPr>
                            <w:delText xml:space="preserve">If </w:delText>
                          </w:r>
                        </w:del>
                        <m:oMath>
                          <m:r>
                            <w:del w:id="1564" w:author="Jeff Wootton" w:date="2024-06-24T14:21:00Z" w16du:dateUtc="2024-06-24T12:21:00Z">
                              <w:rPr>
                                <w:rFonts w:ascii="Cambria Math" w:hAnsi="Cambria Math"/>
                              </w:rPr>
                              <m:t>minimumScale</m:t>
                            </w:del>
                          </m:r>
                          <m:d>
                            <m:dPr>
                              <m:begChr m:val="["/>
                              <m:endChr m:val="]"/>
                              <m:ctrlPr>
                                <w:del w:id="1565" w:author="Jeff Wootton" w:date="2024-06-24T14:21:00Z" w16du:dateUtc="2024-06-24T12:21:00Z">
                                  <w:rPr>
                                    <w:rFonts w:ascii="Cambria Math" w:hAnsi="Cambria Math"/>
                                    <w:i/>
                                  </w:rPr>
                                </w:del>
                              </m:ctrlPr>
                            </m:dPr>
                            <m:e>
                              <m:r>
                                <w:del w:id="1566" w:author="Jeff Wootton" w:date="2024-06-24T14:21:00Z" w16du:dateUtc="2024-06-24T12:21:00Z">
                                  <w:rPr>
                                    <w:rFonts w:ascii="Cambria Math" w:hAnsi="Cambria Math"/>
                                  </w:rPr>
                                  <m:t>index</m:t>
                                </w:del>
                              </m:r>
                            </m:e>
                          </m:d>
                          <m:r>
                            <w:del w:id="1567" w:author="Jeff Wootton" w:date="2024-06-24T14:21:00Z" w16du:dateUtc="2024-06-24T12:21:00Z">
                              <w:rPr>
                                <w:rFonts w:ascii="Cambria Math" w:hAnsi="Cambria Math"/>
                              </w:rPr>
                              <m:t>&lt;= scale AND scale &lt; maximumScale[index]</m:t>
                            </w:del>
                          </m:r>
                        </m:oMath>
                        <w:del w:id="1568" w:author="Jeff Wootton" w:date="2024-06-24T14:21:00Z" w16du:dateUtc="2024-06-24T12:21:00Z">
                          <w:r>
                            <w:delText xml:space="preserve"> </w:delText>
                          </w:r>
                        </w:del>
                      </w:p>
                      <w:p w14:paraId="73BB77FF" w14:textId="77777777" w:rsidR="003358BD" w:rsidRDefault="003358BD" w:rsidP="001D02B5">
                        <w:pPr>
                          <w:pStyle w:val="ListParagraph"/>
                          <w:numPr>
                            <w:ilvl w:val="2"/>
                            <w:numId w:val="30"/>
                          </w:numPr>
                          <w:spacing w:after="0" w:line="259" w:lineRule="auto"/>
                          <w:jc w:val="left"/>
                          <w:rPr>
                            <w:del w:id="1569" w:author="Jeff Wootton" w:date="2024-06-24T14:21:00Z" w16du:dateUtc="2024-06-24T12:21:00Z"/>
                          </w:rPr>
                        </w:pPr>
                        <w:del w:id="1570" w:author="Jeff Wootton" w:date="2024-06-24T14:21:00Z" w16du:dateUtc="2024-06-24T12:21:00Z">
                          <w:r w:rsidRPr="00142BCB">
                            <w:rPr>
                              <w:b/>
                            </w:rPr>
                            <w:delText>Return</w:delText>
                          </w:r>
                          <w:r>
                            <w:delText xml:space="preserve"> </w:delText>
                          </w:r>
                          <w:r w:rsidRPr="002672EF">
                            <w:rPr>
                              <w:i/>
                              <w:iCs/>
                            </w:rPr>
                            <w:delText>index</w:delText>
                          </w:r>
                        </w:del>
                      </w:p>
                      <w:p w14:paraId="79F759DC" w14:textId="77777777" w:rsidR="003358BD" w:rsidRPr="00965081" w:rsidRDefault="003358BD" w:rsidP="001D02B5">
                        <w:pPr>
                          <w:pStyle w:val="ListParagraph"/>
                          <w:numPr>
                            <w:ilvl w:val="0"/>
                            <w:numId w:val="30"/>
                          </w:numPr>
                          <w:spacing w:after="0" w:line="259" w:lineRule="auto"/>
                          <w:jc w:val="left"/>
                          <w:rPr>
                            <w:del w:id="1571" w:author="Jeff Wootton" w:date="2024-06-24T14:21:00Z" w16du:dateUtc="2024-06-24T12:21:00Z"/>
                          </w:rPr>
                        </w:pPr>
                        <w:del w:id="1572" w:author="Jeff Wootton" w:date="2024-06-24T14:21:00Z" w16du:dateUtc="2024-06-24T12:21:00Z">
                          <w:r w:rsidRPr="002D0255">
                            <w:rPr>
                              <w:b/>
                              <w:bCs/>
                            </w:rPr>
                            <w:delText>Return</w:delText>
                          </w:r>
                          <w:r>
                            <w:delText xml:space="preserve"> 15</w:delText>
                          </w:r>
                        </w:del>
                      </w:p>
                    </w:txbxContent>
                  </v:textbox>
                  <w10:wrap type="square" anchorx="margin"/>
                </v:shape>
              </w:pict>
            </mc:Fallback>
          </mc:AlternateContent>
        </w:r>
        <w:r w:rsidR="00C942A1" w:rsidRPr="00C942A1">
          <w:delText>The following algorithm associate</w:delText>
        </w:r>
        <w:r w:rsidR="00C942A1">
          <w:delText>s</w:delText>
        </w:r>
        <w:r w:rsidR="00C942A1" w:rsidRPr="00C942A1">
          <w:delText xml:space="preserve"> a scale </w:delText>
        </w:r>
        <w:r w:rsidR="00AC4D20">
          <w:delText xml:space="preserve">denominator </w:delText>
        </w:r>
        <w:r w:rsidR="00C942A1" w:rsidRPr="00C942A1">
          <w:delText>with a scale band:</w:delText>
        </w:r>
      </w:del>
    </w:p>
    <w:p w14:paraId="0E57B77C" w14:textId="77777777" w:rsidR="002D0CD1" w:rsidRDefault="002D0CD1" w:rsidP="002D0CD1">
      <w:pPr>
        <w:spacing w:after="0" w:line="240" w:lineRule="auto"/>
        <w:rPr>
          <w:del w:id="1573" w:author="Jeff Wootton" w:date="2024-06-24T14:21:00Z" w16du:dateUtc="2024-06-24T12:21:00Z"/>
        </w:rPr>
      </w:pPr>
    </w:p>
    <w:p w14:paraId="5626D282" w14:textId="77777777" w:rsidR="002D0CD1" w:rsidRDefault="002D0CD1" w:rsidP="007B2D1A">
      <w:pPr>
        <w:spacing w:after="120" w:line="240" w:lineRule="auto"/>
        <w:rPr>
          <w:del w:id="1574" w:author="Jeff Wootton" w:date="2024-06-24T14:21:00Z" w16du:dateUtc="2024-06-24T12:21:00Z"/>
        </w:rPr>
      </w:pPr>
      <w:del w:id="1575" w:author="Jeff Wootton" w:date="2024-06-24T14:21:00Z" w16du:dateUtc="2024-06-24T12:21:00Z">
        <w:r w:rsidRPr="009932F8">
          <w:rPr>
            <w:noProof/>
            <w:sz w:val="24"/>
            <w:szCs w:val="24"/>
            <w:lang w:val="fr-FR" w:eastAsia="fr-FR"/>
          </w:rPr>
          <mc:AlternateContent>
            <mc:Choice Requires="wps">
              <w:drawing>
                <wp:anchor distT="45720" distB="45720" distL="114300" distR="114300" simplePos="0" relativeHeight="251666944" behindDoc="0" locked="0" layoutInCell="1" allowOverlap="1" wp14:anchorId="3B85A47C" wp14:editId="1103F3D4">
                  <wp:simplePos x="0" y="0"/>
                  <wp:positionH relativeFrom="margin">
                    <wp:align>right</wp:align>
                  </wp:positionH>
                  <wp:positionV relativeFrom="paragraph">
                    <wp:posOffset>403225</wp:posOffset>
                  </wp:positionV>
                  <wp:extent cx="5759450" cy="2409190"/>
                  <wp:effectExtent l="0" t="0" r="12700" b="1016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245"/>
                          </a:xfrm>
                          <a:prstGeom prst="rect">
                            <a:avLst/>
                          </a:prstGeom>
                          <a:solidFill>
                            <a:srgbClr val="FFFFFF"/>
                          </a:solidFill>
                          <a:ln w="9525">
                            <a:solidFill>
                              <a:srgbClr val="000000"/>
                            </a:solidFill>
                            <a:miter lim="800000"/>
                            <a:headEnd/>
                            <a:tailEnd/>
                          </a:ln>
                        </wps:spPr>
                        <wps:txbx>
                          <w:txbxContent>
                            <w:p w14:paraId="12902C9E" w14:textId="77777777" w:rsidR="003358BD" w:rsidRDefault="003358BD" w:rsidP="00953C01">
                              <w:pPr>
                                <w:spacing w:after="60" w:line="240" w:lineRule="auto"/>
                                <w:rPr>
                                  <w:del w:id="1576" w:author="Jeff Wootton" w:date="2024-06-24T14:21:00Z" w16du:dateUtc="2024-06-24T12:21:00Z"/>
                                </w:rPr>
                              </w:pPr>
                              <w:del w:id="1577" w:author="Jeff Wootton" w:date="2024-06-24T14:21:00Z" w16du:dateUtc="2024-06-24T12:21:00Z">
                                <w:r w:rsidRPr="008371C5">
                                  <w:rPr>
                                    <w:b/>
                                    <w:bCs/>
                                  </w:rPr>
                                  <w:delText>Algorithm</w:delText>
                                </w:r>
                                <w:r>
                                  <w:delText xml:space="preserve"> </w:delText>
                                </w:r>
                                <w:r>
                                  <w:rPr>
                                    <w:i/>
                                    <w:iCs/>
                                  </w:rPr>
                                  <w:delText>s</w:delText>
                                </w:r>
                                <w:r w:rsidRPr="008371C5">
                                  <w:rPr>
                                    <w:i/>
                                    <w:iCs/>
                                  </w:rPr>
                                  <w:delText>caleBands(</w:delText>
                                </w:r>
                                <w:r>
                                  <w:rPr>
                                    <w:i/>
                                    <w:iCs/>
                                  </w:rPr>
                                  <w:delText>dataCoverage</w:delText>
                                </w:r>
                                <w:r w:rsidRPr="008371C5">
                                  <w:rPr>
                                    <w:i/>
                                    <w:iCs/>
                                  </w:rPr>
                                  <w:delText>)</w:delText>
                                </w:r>
                              </w:del>
                            </w:p>
                            <w:p w14:paraId="400C75AD" w14:textId="77777777" w:rsidR="003358BD" w:rsidRDefault="003358BD" w:rsidP="00953C01">
                              <w:pPr>
                                <w:spacing w:after="60" w:line="240" w:lineRule="auto"/>
                                <w:ind w:left="709" w:hanging="709"/>
                                <w:rPr>
                                  <w:del w:id="1578" w:author="Jeff Wootton" w:date="2024-06-24T14:21:00Z" w16du:dateUtc="2024-06-24T12:21:00Z"/>
                                </w:rPr>
                              </w:pPr>
                              <w:del w:id="1579" w:author="Jeff Wootton" w:date="2024-06-24T14:21:00Z" w16du:dateUtc="2024-06-24T12:21:00Z">
                                <w:r w:rsidRPr="008371C5">
                                  <w:rPr>
                                    <w:b/>
                                    <w:bCs/>
                                  </w:rPr>
                                  <w:delText>Input</w:delText>
                                </w:r>
                                <w:r>
                                  <w:delText xml:space="preserve">: A </w:delText>
                                </w:r>
                                <w:r>
                                  <w:rPr>
                                    <w:b/>
                                  </w:rPr>
                                  <w:delText>D</w:delText>
                                </w:r>
                                <w:r w:rsidRPr="00142BCB">
                                  <w:rPr>
                                    <w:b/>
                                  </w:rPr>
                                  <w:delText>ata</w:delText>
                                </w:r>
                                <w:r>
                                  <w:rPr>
                                    <w:b/>
                                  </w:rPr>
                                  <w:delText xml:space="preserve"> </w:delText>
                                </w:r>
                                <w:r w:rsidRPr="00142BCB">
                                  <w:rPr>
                                    <w:b/>
                                  </w:rPr>
                                  <w:delText>Coverage</w:delText>
                                </w:r>
                              </w:del>
                            </w:p>
                            <w:p w14:paraId="390B443E" w14:textId="77777777" w:rsidR="003358BD" w:rsidRDefault="003358BD" w:rsidP="00953C01">
                              <w:pPr>
                                <w:spacing w:after="60" w:line="240" w:lineRule="auto"/>
                                <w:rPr>
                                  <w:del w:id="1580" w:author="Jeff Wootton" w:date="2024-06-24T14:21:00Z" w16du:dateUtc="2024-06-24T12:21:00Z"/>
                                </w:rPr>
                              </w:pPr>
                              <w:del w:id="1581" w:author="Jeff Wootton" w:date="2024-06-24T14:21:00Z" w16du:dateUtc="2024-06-24T12:21:00Z">
                                <w:r w:rsidRPr="008371C5">
                                  <w:rPr>
                                    <w:b/>
                                    <w:bCs/>
                                  </w:rPr>
                                  <w:delText>Output</w:delText>
                                </w:r>
                                <w:r>
                                  <w:rPr>
                                    <w:b/>
                                    <w:bCs/>
                                  </w:rPr>
                                  <w:delText>:</w:delText>
                                </w:r>
                                <w:r>
                                  <w:delText xml:space="preserve"> A set of associated scale band indices </w:delText>
                                </w:r>
                                <w:r w:rsidRPr="00726CDC">
                                  <w:rPr>
                                    <w:i/>
                                    <w:iCs/>
                                  </w:rPr>
                                  <w:delText>S</w:delText>
                                </w:r>
                              </w:del>
                            </w:p>
                            <w:p w14:paraId="0045C290" w14:textId="77777777" w:rsidR="003358BD" w:rsidRDefault="003358BD" w:rsidP="001D02B5">
                              <w:pPr>
                                <w:pStyle w:val="ListParagraph"/>
                                <w:numPr>
                                  <w:ilvl w:val="0"/>
                                  <w:numId w:val="31"/>
                                </w:numPr>
                                <w:spacing w:after="60" w:line="240" w:lineRule="auto"/>
                                <w:ind w:left="714" w:hanging="357"/>
                                <w:contextualSpacing w:val="0"/>
                                <w:jc w:val="left"/>
                                <w:rPr>
                                  <w:del w:id="1582" w:author="Jeff Wootton" w:date="2024-06-24T14:21:00Z" w16du:dateUtc="2024-06-24T12:21:00Z"/>
                                </w:rPr>
                              </w:pPr>
                              <w:del w:id="1583" w:author="Jeff Wootton" w:date="2024-06-24T14:21:00Z" w16du:dateUtc="2024-06-24T12:21:00Z">
                                <w:r w:rsidRPr="000705CE">
                                  <w:rPr>
                                    <w:i/>
                                    <w:iCs/>
                                  </w:rPr>
                                  <w:delText>min</w:delText>
                                </w:r>
                                <w:r>
                                  <w:rPr>
                                    <w:i/>
                                    <w:iCs/>
                                  </w:rPr>
                                  <w:delText>imumDisplay</w:delText>
                                </w:r>
                                <w:r w:rsidRPr="000705CE">
                                  <w:rPr>
                                    <w:i/>
                                    <w:iCs/>
                                  </w:rPr>
                                  <w:delText>S</w:delText>
                                </w:r>
                                <w:r>
                                  <w:rPr>
                                    <w:i/>
                                    <w:iCs/>
                                  </w:rPr>
                                  <w:delText>cale</w:delText>
                                </w:r>
                                <w:r>
                                  <w:delText xml:space="preserve"> – The minimum display scale of the coverage (if not defined it is assumed that the scale is 1:</w:delText>
                                </w:r>
                                <w:r>
                                  <w:rPr>
                                    <w:rFonts w:cs="Arial"/>
                                  </w:rPr>
                                  <w:delText>∞</w:delText>
                                </w:r>
                                <w:r>
                                  <w:delText xml:space="preserve"> -&gt; 0)</w:delText>
                                </w:r>
                                <w:r>
                                  <w:br/>
                                </w:r>
                                <w:r w:rsidR="00C579E7">
                                  <w:rPr>
                                    <w:i/>
                                    <w:iCs/>
                                  </w:rPr>
                                  <w:delText>maximum</w:delText>
                                </w:r>
                                <w:r w:rsidR="00C579E7" w:rsidRPr="000705CE">
                                  <w:rPr>
                                    <w:i/>
                                    <w:iCs/>
                                  </w:rPr>
                                  <w:delText>D</w:delText>
                                </w:r>
                                <w:r w:rsidR="00C579E7">
                                  <w:rPr>
                                    <w:i/>
                                    <w:iCs/>
                                  </w:rPr>
                                  <w:delText>isplay</w:delText>
                                </w:r>
                                <w:r w:rsidR="00C579E7" w:rsidRPr="000705CE">
                                  <w:rPr>
                                    <w:i/>
                                    <w:iCs/>
                                  </w:rPr>
                                  <w:delText>S</w:delText>
                                </w:r>
                                <w:r w:rsidR="00C579E7">
                                  <w:rPr>
                                    <w:i/>
                                    <w:iCs/>
                                  </w:rPr>
                                  <w:delText>cale</w:delText>
                                </w:r>
                                <w:r w:rsidR="00C579E7">
                                  <w:delText xml:space="preserve"> </w:delText>
                                </w:r>
                                <w:r>
                                  <w:delText xml:space="preserve">– The </w:delText>
                                </w:r>
                                <w:r w:rsidR="00C579E7">
                                  <w:delText xml:space="preserve">maximum </w:delText>
                                </w:r>
                                <w:r>
                                  <w:delText>display scale of the coverage</w:delText>
                                </w:r>
                              </w:del>
                            </w:p>
                            <w:p w14:paraId="0F45BF18" w14:textId="77777777" w:rsidR="003358BD" w:rsidRDefault="003358BD" w:rsidP="001D02B5">
                              <w:pPr>
                                <w:pStyle w:val="ListParagraph"/>
                                <w:numPr>
                                  <w:ilvl w:val="0"/>
                                  <w:numId w:val="31"/>
                                </w:numPr>
                                <w:spacing w:after="60" w:line="240" w:lineRule="auto"/>
                                <w:ind w:left="714" w:hanging="357"/>
                                <w:contextualSpacing w:val="0"/>
                                <w:jc w:val="left"/>
                                <w:rPr>
                                  <w:del w:id="1584" w:author="Jeff Wootton" w:date="2024-06-24T14:21:00Z" w16du:dateUtc="2024-06-24T12:21:00Z"/>
                                </w:rPr>
                              </w:pPr>
                              <w:del w:id="1585" w:author="Jeff Wootton" w:date="2024-06-24T14:21:00Z" w16du:dateUtc="2024-06-24T12:21:00Z">
                                <w:r>
                                  <w:delText xml:space="preserve">Create an empty set </w:delText>
                                </w:r>
                                <w:r w:rsidRPr="00726CDC">
                                  <w:rPr>
                                    <w:i/>
                                    <w:iCs/>
                                  </w:rPr>
                                  <w:delText>S</w:delText>
                                </w:r>
                              </w:del>
                            </w:p>
                            <w:p w14:paraId="01C0B8B7" w14:textId="77777777" w:rsidR="003358BD" w:rsidRDefault="003358BD" w:rsidP="001D02B5">
                              <w:pPr>
                                <w:pStyle w:val="ListParagraph"/>
                                <w:numPr>
                                  <w:ilvl w:val="0"/>
                                  <w:numId w:val="31"/>
                                </w:numPr>
                                <w:spacing w:after="0" w:line="259" w:lineRule="auto"/>
                                <w:jc w:val="left"/>
                                <w:rPr>
                                  <w:del w:id="1586" w:author="Jeff Wootton" w:date="2024-06-24T14:21:00Z" w16du:dateUtc="2024-06-24T12:21:00Z"/>
                                </w:rPr>
                              </w:pPr>
                              <w:del w:id="1587" w:author="Jeff Wootton" w:date="2024-06-24T14:21:00Z" w16du:dateUtc="2024-06-24T12:21:00Z">
                                <w:r w:rsidRPr="00215D9E">
                                  <w:rPr>
                                    <w:b/>
                                    <w:bCs/>
                                  </w:rPr>
                                  <w:delText>If</w:delText>
                                </w:r>
                                <w:r>
                                  <w:delText xml:space="preserve"> </w:delText>
                                </w:r>
                              </w:del>
                              <m:oMath>
                                <m:r>
                                  <w:del w:id="1588" w:author="Jeff Wootton" w:date="2024-06-24T14:21:00Z" w16du:dateUtc="2024-06-24T12:21:00Z">
                                    <w:rPr>
                                      <w:rFonts w:ascii="Cambria Math" w:hAnsi="Cambria Math"/>
                                    </w:rPr>
                                    <m:t>minimumDisplayScale &lt; maximumScale[1]</m:t>
                                  </w:del>
                                </m:r>
                              </m:oMath>
                            </w:p>
                            <w:p w14:paraId="597B00C7" w14:textId="77777777" w:rsidR="003358BD" w:rsidRDefault="003358BD" w:rsidP="001D02B5">
                              <w:pPr>
                                <w:pStyle w:val="ListParagraph"/>
                                <w:numPr>
                                  <w:ilvl w:val="1"/>
                                  <w:numId w:val="31"/>
                                </w:numPr>
                                <w:spacing w:after="0" w:line="259" w:lineRule="auto"/>
                                <w:jc w:val="left"/>
                                <w:rPr>
                                  <w:del w:id="1589" w:author="Jeff Wootton" w:date="2024-06-24T14:21:00Z" w16du:dateUtc="2024-06-24T12:21:00Z"/>
                                </w:rPr>
                              </w:pPr>
                              <m:oMath>
                                <m:r>
                                  <w:del w:id="1590" w:author="Jeff Wootton" w:date="2024-06-24T14:21:00Z" w16du:dateUtc="2024-06-24T12:21:00Z">
                                    <w:rPr>
                                      <w:rFonts w:ascii="Cambria Math" w:hAnsi="Cambria Math"/>
                                    </w:rPr>
                                    <m:t>S = S ∪1</m:t>
                                  </w:del>
                                </m:r>
                              </m:oMath>
                            </w:p>
                            <w:p w14:paraId="5ED9BC73" w14:textId="77777777" w:rsidR="003358BD" w:rsidRDefault="003358BD" w:rsidP="001D02B5">
                              <w:pPr>
                                <w:pStyle w:val="ListParagraph"/>
                                <w:numPr>
                                  <w:ilvl w:val="0"/>
                                  <w:numId w:val="31"/>
                                </w:numPr>
                                <w:spacing w:after="0" w:line="259" w:lineRule="auto"/>
                                <w:jc w:val="left"/>
                                <w:rPr>
                                  <w:del w:id="1591" w:author="Jeff Wootton" w:date="2024-06-24T14:21:00Z" w16du:dateUtc="2024-06-24T12:21:00Z"/>
                                </w:rPr>
                              </w:pPr>
                              <w:del w:id="1592" w:author="Jeff Wootton" w:date="2024-06-24T14:21:00Z" w16du:dateUtc="2024-06-24T12:21:00Z">
                                <w:r w:rsidRPr="00215D9E">
                                  <w:rPr>
                                    <w:b/>
                                    <w:bCs/>
                                  </w:rPr>
                                  <w:delText>For</w:delText>
                                </w:r>
                                <w:r>
                                  <w:delText xml:space="preserve"> index = 2 to 15</w:delText>
                                </w:r>
                              </w:del>
                            </w:p>
                            <w:p w14:paraId="621F68E2" w14:textId="77777777" w:rsidR="003358BD" w:rsidRDefault="003358BD" w:rsidP="001D02B5">
                              <w:pPr>
                                <w:pStyle w:val="ListParagraph"/>
                                <w:numPr>
                                  <w:ilvl w:val="1"/>
                                  <w:numId w:val="31"/>
                                </w:numPr>
                                <w:spacing w:after="0" w:line="259" w:lineRule="auto"/>
                                <w:jc w:val="left"/>
                                <w:rPr>
                                  <w:del w:id="1593" w:author="Jeff Wootton" w:date="2024-06-24T14:21:00Z" w16du:dateUtc="2024-06-24T12:21:00Z"/>
                                </w:rPr>
                              </w:pPr>
                              <w:del w:id="1594" w:author="Jeff Wootton" w:date="2024-06-24T14:21:00Z" w16du:dateUtc="2024-06-24T12:21:00Z">
                                <w:r>
                                  <w:delText xml:space="preserve">If </w:delText>
                                </w:r>
                              </w:del>
                              <m:oMath>
                                <m:r>
                                  <w:del w:id="1595" w:author="Jeff Wootton" w:date="2024-06-24T14:21:00Z" w16du:dateUtc="2024-06-24T12:21:00Z">
                                    <w:rPr>
                                      <w:rFonts w:ascii="Cambria Math" w:hAnsi="Cambria Math"/>
                                    </w:rPr>
                                    <m:t>max(minimumDisplayScale, minimumScale[index]) &lt; max(maximumDisplayScale,maximumScale[index])</m:t>
                                  </w:del>
                                </m:r>
                              </m:oMath>
                            </w:p>
                            <w:p w14:paraId="6A078F86" w14:textId="77777777" w:rsidR="003358BD" w:rsidRDefault="003358BD" w:rsidP="001D02B5">
                              <w:pPr>
                                <w:pStyle w:val="ListParagraph"/>
                                <w:numPr>
                                  <w:ilvl w:val="2"/>
                                  <w:numId w:val="31"/>
                                </w:numPr>
                                <w:spacing w:after="0" w:line="259" w:lineRule="auto"/>
                                <w:jc w:val="left"/>
                                <w:rPr>
                                  <w:del w:id="1596" w:author="Jeff Wootton" w:date="2024-06-24T14:21:00Z" w16du:dateUtc="2024-06-24T12:21:00Z"/>
                                </w:rPr>
                              </w:pPr>
                              <m:oMath>
                                <m:r>
                                  <w:del w:id="1597" w:author="Jeff Wootton" w:date="2024-06-24T14:21:00Z" w16du:dateUtc="2024-06-24T12:21:00Z">
                                    <w:rPr>
                                      <w:rFonts w:ascii="Cambria Math" w:hAnsi="Cambria Math"/>
                                    </w:rPr>
                                    <m:t>S = S ∪index</m:t>
                                  </w:del>
                                </m:r>
                              </m:oMath>
                            </w:p>
                            <w:p w14:paraId="3F19F753" w14:textId="77777777" w:rsidR="003358BD" w:rsidRDefault="003358BD" w:rsidP="001D02B5">
                              <w:pPr>
                                <w:pStyle w:val="ListParagraph"/>
                                <w:numPr>
                                  <w:ilvl w:val="0"/>
                                  <w:numId w:val="31"/>
                                </w:numPr>
                                <w:spacing w:after="0" w:line="259" w:lineRule="auto"/>
                                <w:jc w:val="left"/>
                                <w:rPr>
                                  <w:del w:id="1598" w:author="Jeff Wootton" w:date="2024-06-24T14:21:00Z" w16du:dateUtc="2024-06-24T12:21:00Z"/>
                                </w:rPr>
                              </w:pPr>
                              <w:del w:id="1599" w:author="Jeff Wootton" w:date="2024-06-24T14:21:00Z" w16du:dateUtc="2024-06-24T12:21:00Z">
                                <w:r w:rsidRPr="00215D9E">
                                  <w:rPr>
                                    <w:b/>
                                    <w:bCs/>
                                  </w:rPr>
                                  <w:delText>Return</w:delText>
                                </w:r>
                                <w:r>
                                  <w:delText xml:space="preserve"> S</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5A47C" id="Text Box 28" o:spid="_x0000_s1027" type="#_x0000_t202" style="position:absolute;left:0;text-align:left;margin-left:402.3pt;margin-top:31.75pt;width:453.5pt;height:189.7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">
                  <v:textbox>
                    <w:txbxContent>
                      <w:p w14:paraId="12902C9E" w14:textId="77777777" w:rsidR="003358BD" w:rsidRDefault="003358BD" w:rsidP="00953C01">
                        <w:pPr>
                          <w:spacing w:after="60" w:line="240" w:lineRule="auto"/>
                          <w:rPr>
                            <w:del w:id="1600" w:author="Jeff Wootton" w:date="2024-06-24T14:21:00Z" w16du:dateUtc="2024-06-24T12:21:00Z"/>
                          </w:rPr>
                        </w:pPr>
                        <w:del w:id="1601" w:author="Jeff Wootton" w:date="2024-06-24T14:21:00Z" w16du:dateUtc="2024-06-24T12:21:00Z">
                          <w:r w:rsidRPr="008371C5">
                            <w:rPr>
                              <w:b/>
                              <w:bCs/>
                            </w:rPr>
                            <w:delText>Algorithm</w:delText>
                          </w:r>
                          <w:r>
                            <w:delText xml:space="preserve"> </w:delText>
                          </w:r>
                          <w:r>
                            <w:rPr>
                              <w:i/>
                              <w:iCs/>
                            </w:rPr>
                            <w:delText>s</w:delText>
                          </w:r>
                          <w:r w:rsidRPr="008371C5">
                            <w:rPr>
                              <w:i/>
                              <w:iCs/>
                            </w:rPr>
                            <w:delText>caleBands(</w:delText>
                          </w:r>
                          <w:r>
                            <w:rPr>
                              <w:i/>
                              <w:iCs/>
                            </w:rPr>
                            <w:delText>dataCoverage</w:delText>
                          </w:r>
                          <w:r w:rsidRPr="008371C5">
                            <w:rPr>
                              <w:i/>
                              <w:iCs/>
                            </w:rPr>
                            <w:delText>)</w:delText>
                          </w:r>
                        </w:del>
                      </w:p>
                      <w:p w14:paraId="400C75AD" w14:textId="77777777" w:rsidR="003358BD" w:rsidRDefault="003358BD" w:rsidP="00953C01">
                        <w:pPr>
                          <w:spacing w:after="60" w:line="240" w:lineRule="auto"/>
                          <w:ind w:left="709" w:hanging="709"/>
                          <w:rPr>
                            <w:del w:id="1602" w:author="Jeff Wootton" w:date="2024-06-24T14:21:00Z" w16du:dateUtc="2024-06-24T12:21:00Z"/>
                          </w:rPr>
                        </w:pPr>
                        <w:del w:id="1603" w:author="Jeff Wootton" w:date="2024-06-24T14:21:00Z" w16du:dateUtc="2024-06-24T12:21:00Z">
                          <w:r w:rsidRPr="008371C5">
                            <w:rPr>
                              <w:b/>
                              <w:bCs/>
                            </w:rPr>
                            <w:delText>Input</w:delText>
                          </w:r>
                          <w:r>
                            <w:delText xml:space="preserve">: A </w:delText>
                          </w:r>
                          <w:r>
                            <w:rPr>
                              <w:b/>
                            </w:rPr>
                            <w:delText>D</w:delText>
                          </w:r>
                          <w:r w:rsidRPr="00142BCB">
                            <w:rPr>
                              <w:b/>
                            </w:rPr>
                            <w:delText>ata</w:delText>
                          </w:r>
                          <w:r>
                            <w:rPr>
                              <w:b/>
                            </w:rPr>
                            <w:delText xml:space="preserve"> </w:delText>
                          </w:r>
                          <w:r w:rsidRPr="00142BCB">
                            <w:rPr>
                              <w:b/>
                            </w:rPr>
                            <w:delText>Coverage</w:delText>
                          </w:r>
                        </w:del>
                      </w:p>
                      <w:p w14:paraId="390B443E" w14:textId="77777777" w:rsidR="003358BD" w:rsidRDefault="003358BD" w:rsidP="00953C01">
                        <w:pPr>
                          <w:spacing w:after="60" w:line="240" w:lineRule="auto"/>
                          <w:rPr>
                            <w:del w:id="1604" w:author="Jeff Wootton" w:date="2024-06-24T14:21:00Z" w16du:dateUtc="2024-06-24T12:21:00Z"/>
                          </w:rPr>
                        </w:pPr>
                        <w:del w:id="1605" w:author="Jeff Wootton" w:date="2024-06-24T14:21:00Z" w16du:dateUtc="2024-06-24T12:21:00Z">
                          <w:r w:rsidRPr="008371C5">
                            <w:rPr>
                              <w:b/>
                              <w:bCs/>
                            </w:rPr>
                            <w:delText>Output</w:delText>
                          </w:r>
                          <w:r>
                            <w:rPr>
                              <w:b/>
                              <w:bCs/>
                            </w:rPr>
                            <w:delText>:</w:delText>
                          </w:r>
                          <w:r>
                            <w:delText xml:space="preserve"> A set of associated scale band indices </w:delText>
                          </w:r>
                          <w:r w:rsidRPr="00726CDC">
                            <w:rPr>
                              <w:i/>
                              <w:iCs/>
                            </w:rPr>
                            <w:delText>S</w:delText>
                          </w:r>
                        </w:del>
                      </w:p>
                      <w:p w14:paraId="0045C290" w14:textId="77777777" w:rsidR="003358BD" w:rsidRDefault="003358BD" w:rsidP="001D02B5">
                        <w:pPr>
                          <w:pStyle w:val="ListParagraph"/>
                          <w:numPr>
                            <w:ilvl w:val="0"/>
                            <w:numId w:val="31"/>
                          </w:numPr>
                          <w:spacing w:after="60" w:line="240" w:lineRule="auto"/>
                          <w:ind w:left="714" w:hanging="357"/>
                          <w:contextualSpacing w:val="0"/>
                          <w:jc w:val="left"/>
                          <w:rPr>
                            <w:del w:id="1606" w:author="Jeff Wootton" w:date="2024-06-24T14:21:00Z" w16du:dateUtc="2024-06-24T12:21:00Z"/>
                          </w:rPr>
                        </w:pPr>
                        <w:del w:id="1607" w:author="Jeff Wootton" w:date="2024-06-24T14:21:00Z" w16du:dateUtc="2024-06-24T12:21:00Z">
                          <w:r w:rsidRPr="000705CE">
                            <w:rPr>
                              <w:i/>
                              <w:iCs/>
                            </w:rPr>
                            <w:delText>min</w:delText>
                          </w:r>
                          <w:r>
                            <w:rPr>
                              <w:i/>
                              <w:iCs/>
                            </w:rPr>
                            <w:delText>imumDisplay</w:delText>
                          </w:r>
                          <w:r w:rsidRPr="000705CE">
                            <w:rPr>
                              <w:i/>
                              <w:iCs/>
                            </w:rPr>
                            <w:delText>S</w:delText>
                          </w:r>
                          <w:r>
                            <w:rPr>
                              <w:i/>
                              <w:iCs/>
                            </w:rPr>
                            <w:delText>cale</w:delText>
                          </w:r>
                          <w:r>
                            <w:delText xml:space="preserve"> – The minimum display scale of the coverage (if not defined it is assumed that the scale is 1:</w:delText>
                          </w:r>
                          <w:r>
                            <w:rPr>
                              <w:rFonts w:cs="Arial"/>
                            </w:rPr>
                            <w:delText>∞</w:delText>
                          </w:r>
                          <w:r>
                            <w:delText xml:space="preserve"> -&gt; 0)</w:delText>
                          </w:r>
                          <w:r>
                            <w:br/>
                          </w:r>
                          <w:r w:rsidR="00C579E7">
                            <w:rPr>
                              <w:i/>
                              <w:iCs/>
                            </w:rPr>
                            <w:delText>maximum</w:delText>
                          </w:r>
                          <w:r w:rsidR="00C579E7" w:rsidRPr="000705CE">
                            <w:rPr>
                              <w:i/>
                              <w:iCs/>
                            </w:rPr>
                            <w:delText>D</w:delText>
                          </w:r>
                          <w:r w:rsidR="00C579E7">
                            <w:rPr>
                              <w:i/>
                              <w:iCs/>
                            </w:rPr>
                            <w:delText>isplay</w:delText>
                          </w:r>
                          <w:r w:rsidR="00C579E7" w:rsidRPr="000705CE">
                            <w:rPr>
                              <w:i/>
                              <w:iCs/>
                            </w:rPr>
                            <w:delText>S</w:delText>
                          </w:r>
                          <w:r w:rsidR="00C579E7">
                            <w:rPr>
                              <w:i/>
                              <w:iCs/>
                            </w:rPr>
                            <w:delText>cale</w:delText>
                          </w:r>
                          <w:r w:rsidR="00C579E7">
                            <w:delText xml:space="preserve"> </w:delText>
                          </w:r>
                          <w:r>
                            <w:delText xml:space="preserve">– The </w:delText>
                          </w:r>
                          <w:r w:rsidR="00C579E7">
                            <w:delText xml:space="preserve">maximum </w:delText>
                          </w:r>
                          <w:r>
                            <w:delText>display scale of the coverage</w:delText>
                          </w:r>
                        </w:del>
                      </w:p>
                      <w:p w14:paraId="0F45BF18" w14:textId="77777777" w:rsidR="003358BD" w:rsidRDefault="003358BD" w:rsidP="001D02B5">
                        <w:pPr>
                          <w:pStyle w:val="ListParagraph"/>
                          <w:numPr>
                            <w:ilvl w:val="0"/>
                            <w:numId w:val="31"/>
                          </w:numPr>
                          <w:spacing w:after="60" w:line="240" w:lineRule="auto"/>
                          <w:ind w:left="714" w:hanging="357"/>
                          <w:contextualSpacing w:val="0"/>
                          <w:jc w:val="left"/>
                          <w:rPr>
                            <w:del w:id="1608" w:author="Jeff Wootton" w:date="2024-06-24T14:21:00Z" w16du:dateUtc="2024-06-24T12:21:00Z"/>
                          </w:rPr>
                        </w:pPr>
                        <w:del w:id="1609" w:author="Jeff Wootton" w:date="2024-06-24T14:21:00Z" w16du:dateUtc="2024-06-24T12:21:00Z">
                          <w:r>
                            <w:delText xml:space="preserve">Create an empty set </w:delText>
                          </w:r>
                          <w:r w:rsidRPr="00726CDC">
                            <w:rPr>
                              <w:i/>
                              <w:iCs/>
                            </w:rPr>
                            <w:delText>S</w:delText>
                          </w:r>
                        </w:del>
                      </w:p>
                      <w:p w14:paraId="01C0B8B7" w14:textId="77777777" w:rsidR="003358BD" w:rsidRDefault="003358BD" w:rsidP="001D02B5">
                        <w:pPr>
                          <w:pStyle w:val="ListParagraph"/>
                          <w:numPr>
                            <w:ilvl w:val="0"/>
                            <w:numId w:val="31"/>
                          </w:numPr>
                          <w:spacing w:after="0" w:line="259" w:lineRule="auto"/>
                          <w:jc w:val="left"/>
                          <w:rPr>
                            <w:del w:id="1610" w:author="Jeff Wootton" w:date="2024-06-24T14:21:00Z" w16du:dateUtc="2024-06-24T12:21:00Z"/>
                          </w:rPr>
                        </w:pPr>
                        <w:del w:id="1611" w:author="Jeff Wootton" w:date="2024-06-24T14:21:00Z" w16du:dateUtc="2024-06-24T12:21:00Z">
                          <w:r w:rsidRPr="00215D9E">
                            <w:rPr>
                              <w:b/>
                              <w:bCs/>
                            </w:rPr>
                            <w:delText>If</w:delText>
                          </w:r>
                          <w:r>
                            <w:delText xml:space="preserve"> </w:delText>
                          </w:r>
                        </w:del>
                        <m:oMath>
                          <m:r>
                            <w:del w:id="1612" w:author="Jeff Wootton" w:date="2024-06-24T14:21:00Z" w16du:dateUtc="2024-06-24T12:21:00Z">
                              <w:rPr>
                                <w:rFonts w:ascii="Cambria Math" w:hAnsi="Cambria Math"/>
                              </w:rPr>
                              <m:t>minimumDisplayScale &lt; maximumScale[1]</m:t>
                            </w:del>
                          </m:r>
                        </m:oMath>
                      </w:p>
                      <w:p w14:paraId="597B00C7" w14:textId="77777777" w:rsidR="003358BD" w:rsidRDefault="003358BD" w:rsidP="001D02B5">
                        <w:pPr>
                          <w:pStyle w:val="ListParagraph"/>
                          <w:numPr>
                            <w:ilvl w:val="1"/>
                            <w:numId w:val="31"/>
                          </w:numPr>
                          <w:spacing w:after="0" w:line="259" w:lineRule="auto"/>
                          <w:jc w:val="left"/>
                          <w:rPr>
                            <w:del w:id="1613" w:author="Jeff Wootton" w:date="2024-06-24T14:21:00Z" w16du:dateUtc="2024-06-24T12:21:00Z"/>
                          </w:rPr>
                        </w:pPr>
                        <m:oMath>
                          <m:r>
                            <w:del w:id="1614" w:author="Jeff Wootton" w:date="2024-06-24T14:21:00Z" w16du:dateUtc="2024-06-24T12:21:00Z">
                              <w:rPr>
                                <w:rFonts w:ascii="Cambria Math" w:hAnsi="Cambria Math"/>
                              </w:rPr>
                              <m:t>S = S ∪1</m:t>
                            </w:del>
                          </m:r>
                        </m:oMath>
                      </w:p>
                      <w:p w14:paraId="5ED9BC73" w14:textId="77777777" w:rsidR="003358BD" w:rsidRDefault="003358BD" w:rsidP="001D02B5">
                        <w:pPr>
                          <w:pStyle w:val="ListParagraph"/>
                          <w:numPr>
                            <w:ilvl w:val="0"/>
                            <w:numId w:val="31"/>
                          </w:numPr>
                          <w:spacing w:after="0" w:line="259" w:lineRule="auto"/>
                          <w:jc w:val="left"/>
                          <w:rPr>
                            <w:del w:id="1615" w:author="Jeff Wootton" w:date="2024-06-24T14:21:00Z" w16du:dateUtc="2024-06-24T12:21:00Z"/>
                          </w:rPr>
                        </w:pPr>
                        <w:del w:id="1616" w:author="Jeff Wootton" w:date="2024-06-24T14:21:00Z" w16du:dateUtc="2024-06-24T12:21:00Z">
                          <w:r w:rsidRPr="00215D9E">
                            <w:rPr>
                              <w:b/>
                              <w:bCs/>
                            </w:rPr>
                            <w:delText>For</w:delText>
                          </w:r>
                          <w:r>
                            <w:delText xml:space="preserve"> index = 2 to 15</w:delText>
                          </w:r>
                        </w:del>
                      </w:p>
                      <w:p w14:paraId="621F68E2" w14:textId="77777777" w:rsidR="003358BD" w:rsidRDefault="003358BD" w:rsidP="001D02B5">
                        <w:pPr>
                          <w:pStyle w:val="ListParagraph"/>
                          <w:numPr>
                            <w:ilvl w:val="1"/>
                            <w:numId w:val="31"/>
                          </w:numPr>
                          <w:spacing w:after="0" w:line="259" w:lineRule="auto"/>
                          <w:jc w:val="left"/>
                          <w:rPr>
                            <w:del w:id="1617" w:author="Jeff Wootton" w:date="2024-06-24T14:21:00Z" w16du:dateUtc="2024-06-24T12:21:00Z"/>
                          </w:rPr>
                        </w:pPr>
                        <w:del w:id="1618" w:author="Jeff Wootton" w:date="2024-06-24T14:21:00Z" w16du:dateUtc="2024-06-24T12:21:00Z">
                          <w:r>
                            <w:delText xml:space="preserve">If </w:delText>
                          </w:r>
                        </w:del>
                        <m:oMath>
                          <m:r>
                            <w:del w:id="1619" w:author="Jeff Wootton" w:date="2024-06-24T14:21:00Z" w16du:dateUtc="2024-06-24T12:21:00Z">
                              <w:rPr>
                                <w:rFonts w:ascii="Cambria Math" w:hAnsi="Cambria Math"/>
                              </w:rPr>
                              <m:t>max(minimumDisplayScale, minimumScale[index]) &lt; max(maximumDisplayScale,maximumScale[index])</m:t>
                            </w:del>
                          </m:r>
                        </m:oMath>
                      </w:p>
                      <w:p w14:paraId="6A078F86" w14:textId="77777777" w:rsidR="003358BD" w:rsidRDefault="003358BD" w:rsidP="001D02B5">
                        <w:pPr>
                          <w:pStyle w:val="ListParagraph"/>
                          <w:numPr>
                            <w:ilvl w:val="2"/>
                            <w:numId w:val="31"/>
                          </w:numPr>
                          <w:spacing w:after="0" w:line="259" w:lineRule="auto"/>
                          <w:jc w:val="left"/>
                          <w:rPr>
                            <w:del w:id="1620" w:author="Jeff Wootton" w:date="2024-06-24T14:21:00Z" w16du:dateUtc="2024-06-24T12:21:00Z"/>
                          </w:rPr>
                        </w:pPr>
                        <m:oMath>
                          <m:r>
                            <w:del w:id="1621" w:author="Jeff Wootton" w:date="2024-06-24T14:21:00Z" w16du:dateUtc="2024-06-24T12:21:00Z">
                              <w:rPr>
                                <w:rFonts w:ascii="Cambria Math" w:hAnsi="Cambria Math"/>
                              </w:rPr>
                              <m:t>S = S ∪index</m:t>
                            </w:del>
                          </m:r>
                        </m:oMath>
                      </w:p>
                      <w:p w14:paraId="3F19F753" w14:textId="77777777" w:rsidR="003358BD" w:rsidRDefault="003358BD" w:rsidP="001D02B5">
                        <w:pPr>
                          <w:pStyle w:val="ListParagraph"/>
                          <w:numPr>
                            <w:ilvl w:val="0"/>
                            <w:numId w:val="31"/>
                          </w:numPr>
                          <w:spacing w:after="0" w:line="259" w:lineRule="auto"/>
                          <w:jc w:val="left"/>
                          <w:rPr>
                            <w:del w:id="1622" w:author="Jeff Wootton" w:date="2024-06-24T14:21:00Z" w16du:dateUtc="2024-06-24T12:21:00Z"/>
                          </w:rPr>
                        </w:pPr>
                        <w:del w:id="1623" w:author="Jeff Wootton" w:date="2024-06-24T14:21:00Z" w16du:dateUtc="2024-06-24T12:21:00Z">
                          <w:r w:rsidRPr="00215D9E">
                            <w:rPr>
                              <w:b/>
                              <w:bCs/>
                            </w:rPr>
                            <w:delText>Return</w:delText>
                          </w:r>
                          <w:r>
                            <w:delText xml:space="preserve"> S</w:delText>
                          </w:r>
                        </w:del>
                      </w:p>
                    </w:txbxContent>
                  </v:textbox>
                  <w10:wrap type="topAndBottom" anchorx="margin"/>
                </v:shape>
              </w:pict>
            </mc:Fallback>
          </mc:AlternateContent>
        </w:r>
        <w:r w:rsidRPr="00BD50F8">
          <w:delText xml:space="preserve">The set of scale bands for </w:delText>
        </w:r>
        <w:r w:rsidR="00774080">
          <w:delText>a</w:delText>
        </w:r>
        <w:r w:rsidRPr="00BD50F8">
          <w:delText xml:space="preserve"> </w:delText>
        </w:r>
        <w:r w:rsidR="001F5F3A">
          <w:rPr>
            <w:b/>
          </w:rPr>
          <w:delText>D</w:delText>
        </w:r>
        <w:r w:rsidRPr="00142BCB">
          <w:rPr>
            <w:b/>
          </w:rPr>
          <w:delText>ata</w:delText>
        </w:r>
        <w:r w:rsidR="001F5F3A">
          <w:rPr>
            <w:b/>
          </w:rPr>
          <w:delText xml:space="preserve"> </w:delText>
        </w:r>
        <w:r w:rsidR="00D950D3" w:rsidRPr="00142BCB">
          <w:rPr>
            <w:b/>
          </w:rPr>
          <w:delText>C</w:delText>
        </w:r>
        <w:r w:rsidRPr="00142BCB">
          <w:rPr>
            <w:b/>
          </w:rPr>
          <w:delText>overage</w:delText>
        </w:r>
        <w:r w:rsidRPr="00BD50F8">
          <w:delText xml:space="preserve"> with its </w:delText>
        </w:r>
        <w:r w:rsidRPr="00BD50F8">
          <w:rPr>
            <w:i/>
          </w:rPr>
          <w:delText>min</w:delText>
        </w:r>
        <w:r w:rsidR="00774080">
          <w:rPr>
            <w:i/>
          </w:rPr>
          <w:delText>imumDisplay</w:delText>
        </w:r>
        <w:r w:rsidRPr="00BD50F8">
          <w:rPr>
            <w:i/>
          </w:rPr>
          <w:delText>Scale</w:delText>
        </w:r>
        <w:r w:rsidRPr="00BD50F8">
          <w:delText xml:space="preserve"> and </w:delText>
        </w:r>
        <w:r w:rsidR="00C579E7">
          <w:rPr>
            <w:i/>
          </w:rPr>
          <w:delText>maximumDisplay</w:delText>
        </w:r>
        <w:r w:rsidR="00C579E7" w:rsidRPr="00BD50F8">
          <w:rPr>
            <w:i/>
          </w:rPr>
          <w:delText>Scale</w:delText>
        </w:r>
        <w:r w:rsidR="00C579E7" w:rsidRPr="00BD50F8">
          <w:delText xml:space="preserve"> </w:delText>
        </w:r>
        <w:r w:rsidR="001F5F3A">
          <w:delText>is</w:delText>
        </w:r>
        <w:r w:rsidRPr="00BD50F8">
          <w:delText xml:space="preserve"> defined as:</w:delText>
        </w:r>
      </w:del>
    </w:p>
    <w:p w14:paraId="2A66A37D" w14:textId="77777777" w:rsidR="002D0CD1" w:rsidRPr="002D0CD1" w:rsidRDefault="002D0CD1" w:rsidP="007B2D1A">
      <w:pPr>
        <w:spacing w:after="120" w:line="240" w:lineRule="auto"/>
        <w:rPr>
          <w:del w:id="1624" w:author="Jeff Wootton" w:date="2024-06-24T14:21:00Z" w16du:dateUtc="2024-06-24T12:21:00Z"/>
          <w:iCs/>
        </w:rPr>
      </w:pPr>
    </w:p>
    <w:p w14:paraId="3E9AB938" w14:textId="77777777" w:rsidR="00712598" w:rsidRPr="008A6F2A" w:rsidRDefault="00712598" w:rsidP="001D02B5">
      <w:pPr>
        <w:pStyle w:val="ListContinue2"/>
        <w:numPr>
          <w:ilvl w:val="0"/>
          <w:numId w:val="39"/>
        </w:numPr>
        <w:tabs>
          <w:tab w:val="clear" w:pos="800"/>
        </w:tabs>
        <w:spacing w:before="120" w:after="200" w:line="240" w:lineRule="auto"/>
        <w:rPr>
          <w:del w:id="1625" w:author="Jeff Wootton" w:date="2024-06-24T14:21:00Z" w16du:dateUtc="2024-06-24T12:21:00Z"/>
          <w:szCs w:val="22"/>
          <w:lang w:eastAsia="en-US"/>
        </w:rPr>
      </w:pPr>
      <w:bookmarkStart w:id="1626" w:name="_Toc162435503"/>
      <w:del w:id="1627" w:author="Jeff Wootton" w:date="2024-06-24T14:21:00Z" w16du:dateUtc="2024-06-24T12:21:00Z">
        <w:r>
          <w:rPr>
            <w:b/>
            <w:sz w:val="22"/>
            <w:szCs w:val="22"/>
            <w:lang w:eastAsia="en-US"/>
          </w:rPr>
          <w:delText xml:space="preserve">Dataset </w:delText>
        </w:r>
        <w:r w:rsidR="00953C01">
          <w:rPr>
            <w:b/>
            <w:sz w:val="22"/>
            <w:szCs w:val="22"/>
            <w:lang w:eastAsia="en-US"/>
          </w:rPr>
          <w:delText xml:space="preserve">Coverage </w:delText>
        </w:r>
        <w:r w:rsidR="002D4E29">
          <w:rPr>
            <w:b/>
            <w:sz w:val="22"/>
            <w:szCs w:val="22"/>
            <w:lang w:eastAsia="en-US"/>
          </w:rPr>
          <w:delText>S</w:delText>
        </w:r>
        <w:r>
          <w:rPr>
            <w:b/>
            <w:sz w:val="22"/>
            <w:szCs w:val="22"/>
            <w:lang w:eastAsia="en-US"/>
          </w:rPr>
          <w:delText xml:space="preserve">election </w:delText>
        </w:r>
        <w:r w:rsidR="002D4E29">
          <w:rPr>
            <w:b/>
            <w:sz w:val="22"/>
            <w:szCs w:val="22"/>
            <w:lang w:eastAsia="en-US"/>
          </w:rPr>
          <w:delText>P</w:delText>
        </w:r>
        <w:r>
          <w:rPr>
            <w:b/>
            <w:sz w:val="22"/>
            <w:szCs w:val="22"/>
            <w:lang w:eastAsia="en-US"/>
          </w:rPr>
          <w:delText>rocess</w:delText>
        </w:r>
        <w:bookmarkEnd w:id="1626"/>
      </w:del>
    </w:p>
    <w:p w14:paraId="50C065C5" w14:textId="77777777" w:rsidR="00712598" w:rsidRDefault="00712598" w:rsidP="007B2D1A">
      <w:pPr>
        <w:spacing w:after="120" w:line="240" w:lineRule="auto"/>
        <w:rPr>
          <w:del w:id="1628" w:author="Jeff Wootton" w:date="2024-06-24T14:21:00Z" w16du:dateUtc="2024-06-24T12:21:00Z"/>
        </w:rPr>
      </w:pPr>
      <w:del w:id="1629" w:author="Jeff Wootton" w:date="2024-06-24T14:21:00Z" w16du:dateUtc="2024-06-24T12:21:00Z">
        <w:r w:rsidRPr="00712598">
          <w:delText xml:space="preserve">The next algorithm shows the selection process of the </w:delText>
        </w:r>
        <w:r w:rsidR="00456269" w:rsidRPr="00142BCB">
          <w:rPr>
            <w:b/>
          </w:rPr>
          <w:delText>Data Coverage</w:delText>
        </w:r>
        <w:r w:rsidR="00B82060">
          <w:delText xml:space="preserve"> features</w:delText>
        </w:r>
        <w:r w:rsidRPr="00712598">
          <w:delText xml:space="preserve">. </w:delText>
        </w:r>
      </w:del>
    </w:p>
    <w:p w14:paraId="000D1AE6" w14:textId="77777777" w:rsidR="00712598" w:rsidRDefault="00712598" w:rsidP="007B2D1A">
      <w:pPr>
        <w:spacing w:after="120" w:line="240" w:lineRule="auto"/>
        <w:rPr>
          <w:del w:id="1630" w:author="Jeff Wootton" w:date="2024-06-24T14:21:00Z" w16du:dateUtc="2024-06-24T12:21:00Z"/>
        </w:rPr>
      </w:pPr>
      <w:del w:id="1631" w:author="Jeff Wootton" w:date="2024-06-24T14:21:00Z" w16du:dateUtc="2024-06-24T12:21:00Z">
        <w:r w:rsidRPr="00712598">
          <w:delText xml:space="preserve">The idea is to find all </w:delText>
        </w:r>
        <w:r w:rsidR="00456269" w:rsidRPr="00142BCB">
          <w:rPr>
            <w:b/>
          </w:rPr>
          <w:delText>Data Coverage</w:delText>
        </w:r>
        <w:r w:rsidR="00B82060">
          <w:delText xml:space="preserve"> features</w:delText>
        </w:r>
        <w:r w:rsidR="00456269" w:rsidRPr="00712598">
          <w:delText xml:space="preserve"> </w:delText>
        </w:r>
        <w:r w:rsidRPr="00712598">
          <w:delText xml:space="preserve">for the scale band that contains the scale parameter and select those which overlap the viewport. The viewport </w:delText>
        </w:r>
        <w:r w:rsidR="00CC2AA2">
          <w:delText>should</w:delText>
        </w:r>
        <w:r w:rsidRPr="00712598">
          <w:delText xml:space="preserve"> then </w:delText>
        </w:r>
        <w:r w:rsidR="00CC2AA2">
          <w:delText xml:space="preserve">be </w:delText>
        </w:r>
        <w:r w:rsidRPr="00712598">
          <w:delText xml:space="preserve">modified in a way that it only defines the part that is </w:delText>
        </w:r>
        <w:r w:rsidR="00CC2AA2">
          <w:delText>yet to be</w:delText>
        </w:r>
        <w:r w:rsidRPr="00712598">
          <w:delText xml:space="preserve"> covered.</w:delText>
        </w:r>
      </w:del>
    </w:p>
    <w:p w14:paraId="11CDA55A" w14:textId="77777777" w:rsidR="00C942A1" w:rsidRDefault="00712598" w:rsidP="007B2D1A">
      <w:pPr>
        <w:spacing w:after="120" w:line="240" w:lineRule="auto"/>
        <w:rPr>
          <w:del w:id="1632" w:author="Jeff Wootton" w:date="2024-06-24T14:21:00Z" w16du:dateUtc="2024-06-24T12:21:00Z"/>
        </w:rPr>
      </w:pPr>
      <w:del w:id="1633" w:author="Jeff Wootton" w:date="2024-06-24T14:21:00Z" w16du:dateUtc="2024-06-24T12:21:00Z">
        <w:r w:rsidRPr="00712598">
          <w:delText>I</w:delText>
        </w:r>
        <w:r>
          <w:delText>f</w:delText>
        </w:r>
        <w:r w:rsidRPr="00712598">
          <w:delText xml:space="preserve"> this part </w:delText>
        </w:r>
        <w:r>
          <w:delText xml:space="preserve">is </w:delText>
        </w:r>
        <w:r w:rsidRPr="00712598">
          <w:delText xml:space="preserve">not empty the algorithm will proceed with the next smaller scale band until the remaining viewport is empty or there </w:delText>
        </w:r>
        <w:r w:rsidR="00953C01">
          <w:delText xml:space="preserve">is </w:delText>
        </w:r>
        <w:r w:rsidRPr="00712598">
          <w:delText xml:space="preserve">no </w:delText>
        </w:r>
        <w:r w:rsidR="00490A41" w:rsidRPr="00712598">
          <w:delText>smaller</w:delText>
        </w:r>
        <w:r w:rsidR="00CC2AA2">
          <w:delText xml:space="preserve"> </w:delText>
        </w:r>
        <w:r w:rsidRPr="00712598">
          <w:delText>scale band to investigate.</w:delText>
        </w:r>
      </w:del>
    </w:p>
    <w:tbl>
      <w:tblPr>
        <w:tblStyle w:val="TableGrid"/>
        <w:tblW w:w="9209" w:type="dxa"/>
        <w:tblLook w:val="04A0" w:firstRow="1" w:lastRow="0" w:firstColumn="1" w:lastColumn="0" w:noHBand="0" w:noVBand="1"/>
      </w:tblPr>
      <w:tblGrid>
        <w:gridCol w:w="9209"/>
      </w:tblGrid>
      <w:tr w:rsidR="00712598" w14:paraId="7CE1F185" w14:textId="77777777" w:rsidTr="00102CF0">
        <w:trPr>
          <w:del w:id="1634" w:author="Jeff Wootton" w:date="2024-06-24T14:21:00Z"/>
        </w:trPr>
        <w:tc>
          <w:tcPr>
            <w:tcW w:w="9209" w:type="dxa"/>
          </w:tcPr>
          <w:p w14:paraId="194D1F3A" w14:textId="77777777" w:rsidR="00712598" w:rsidRDefault="00712598" w:rsidP="00712598">
            <w:pPr>
              <w:spacing w:before="60" w:after="120" w:line="240" w:lineRule="auto"/>
              <w:rPr>
                <w:del w:id="1635" w:author="Jeff Wootton" w:date="2024-06-24T14:21:00Z" w16du:dateUtc="2024-06-24T12:21:00Z"/>
              </w:rPr>
            </w:pPr>
            <w:del w:id="1636" w:author="Jeff Wootton" w:date="2024-06-24T14:21:00Z" w16du:dateUtc="2024-06-24T12:21:00Z">
              <w:r w:rsidRPr="00C942A1">
                <w:rPr>
                  <w:b/>
                  <w:bCs/>
                </w:rPr>
                <w:delText>Algorithm</w:delText>
              </w:r>
              <w:r w:rsidRPr="00C942A1">
                <w:delText xml:space="preserve"> </w:delText>
              </w:r>
              <w:r w:rsidRPr="00712598">
                <w:rPr>
                  <w:i/>
                  <w:iCs/>
                </w:rPr>
                <w:delText>SelectData</w:delText>
              </w:r>
              <w:r w:rsidR="00953C01">
                <w:rPr>
                  <w:i/>
                  <w:iCs/>
                </w:rPr>
                <w:delText>C</w:delText>
              </w:r>
              <w:r w:rsidR="006F0A1F">
                <w:rPr>
                  <w:i/>
                  <w:iCs/>
                </w:rPr>
                <w:delText>o</w:delText>
              </w:r>
              <w:r w:rsidR="00953C01">
                <w:rPr>
                  <w:i/>
                  <w:iCs/>
                </w:rPr>
                <w:delText>verages</w:delText>
              </w:r>
              <w:r>
                <w:delText>(</w:delText>
              </w:r>
              <w:r w:rsidR="00B075FC">
                <w:rPr>
                  <w:i/>
                  <w:iCs/>
                </w:rPr>
                <w:delText>inventory</w:delText>
              </w:r>
              <w:r w:rsidRPr="00712598">
                <w:rPr>
                  <w:i/>
                  <w:iCs/>
                </w:rPr>
                <w:delText>, scale, viewport, pro</w:delText>
              </w:r>
              <w:r w:rsidR="00B075FC">
                <w:rPr>
                  <w:i/>
                  <w:iCs/>
                </w:rPr>
                <w:delText>jection</w:delText>
              </w:r>
              <w:r>
                <w:delText>)</w:delText>
              </w:r>
            </w:del>
          </w:p>
          <w:p w14:paraId="3EB3B7AD" w14:textId="77777777" w:rsidR="00712598" w:rsidRDefault="00712598" w:rsidP="00712598">
            <w:pPr>
              <w:spacing w:before="60" w:after="60" w:line="240" w:lineRule="auto"/>
              <w:ind w:left="597" w:hanging="597"/>
              <w:rPr>
                <w:del w:id="1637" w:author="Jeff Wootton" w:date="2024-06-24T14:21:00Z" w16du:dateUtc="2024-06-24T12:21:00Z"/>
              </w:rPr>
            </w:pPr>
            <w:del w:id="1638" w:author="Jeff Wootton" w:date="2024-06-24T14:21:00Z" w16du:dateUtc="2024-06-24T12:21:00Z">
              <w:r w:rsidRPr="00C942A1">
                <w:rPr>
                  <w:b/>
                  <w:bCs/>
                </w:rPr>
                <w:delText>Input</w:delText>
              </w:r>
              <w:r>
                <w:delText>: A inventory</w:delText>
              </w:r>
              <w:r w:rsidR="00CC2AA2">
                <w:delText xml:space="preserve"> of </w:delText>
              </w:r>
              <w:r w:rsidR="00456269" w:rsidRPr="00142BCB">
                <w:rPr>
                  <w:b/>
                </w:rPr>
                <w:delText>D</w:delText>
              </w:r>
              <w:r w:rsidR="00CC2AA2" w:rsidRPr="00456269">
                <w:rPr>
                  <w:b/>
                </w:rPr>
                <w:delText xml:space="preserve">ata </w:delText>
              </w:r>
              <w:r w:rsidR="00456269" w:rsidRPr="00142BCB">
                <w:rPr>
                  <w:b/>
                </w:rPr>
                <w:delText>C</w:delText>
              </w:r>
              <w:r w:rsidR="00CC2AA2" w:rsidRPr="00456269">
                <w:rPr>
                  <w:b/>
                </w:rPr>
                <w:delText>overage</w:delText>
              </w:r>
              <w:r w:rsidR="00B82060">
                <w:delText xml:space="preserve"> features</w:delText>
              </w:r>
              <w:r>
                <w:delText xml:space="preserve"> </w:delText>
              </w:r>
              <w:r w:rsidR="00CC2AA2">
                <w:rPr>
                  <w:i/>
                  <w:iCs/>
                </w:rPr>
                <w:delText>inventory</w:delText>
              </w:r>
            </w:del>
          </w:p>
          <w:p w14:paraId="0F9A33B2" w14:textId="77777777" w:rsidR="00712598" w:rsidRDefault="00712598" w:rsidP="00712598">
            <w:pPr>
              <w:spacing w:before="60" w:after="60" w:line="240" w:lineRule="auto"/>
              <w:ind w:left="595"/>
              <w:rPr>
                <w:del w:id="1639" w:author="Jeff Wootton" w:date="2024-06-24T14:21:00Z" w16du:dateUtc="2024-06-24T12:21:00Z"/>
              </w:rPr>
            </w:pPr>
            <w:del w:id="1640" w:author="Jeff Wootton" w:date="2024-06-24T14:21:00Z" w16du:dateUtc="2024-06-24T12:21:00Z">
              <w:r>
                <w:delText xml:space="preserve">A </w:delText>
              </w:r>
              <w:r w:rsidRPr="00712598">
                <w:rPr>
                  <w:i/>
                  <w:iCs/>
                </w:rPr>
                <w:delText>scale</w:delText>
              </w:r>
              <w:r>
                <w:delText xml:space="preserve"> for </w:delText>
              </w:r>
              <w:r w:rsidR="00953C01">
                <w:delText>which</w:delText>
              </w:r>
              <w:r>
                <w:delText xml:space="preserve"> the </w:delText>
              </w:r>
              <w:r w:rsidR="00456269" w:rsidRPr="00142BCB">
                <w:rPr>
                  <w:b/>
                </w:rPr>
                <w:delText>Data Coverage</w:delText>
              </w:r>
              <w:r w:rsidR="00B82060">
                <w:delText xml:space="preserve"> features</w:delText>
              </w:r>
              <w:r w:rsidR="00456269">
                <w:delText xml:space="preserve"> </w:delText>
              </w:r>
              <w:r>
                <w:delText>will be selected (usually the display scale)</w:delText>
              </w:r>
            </w:del>
          </w:p>
          <w:p w14:paraId="29BDFEBE" w14:textId="77777777" w:rsidR="00712598" w:rsidRDefault="00712598" w:rsidP="00712598">
            <w:pPr>
              <w:spacing w:before="60" w:after="60" w:line="240" w:lineRule="auto"/>
              <w:ind w:left="595"/>
              <w:rPr>
                <w:del w:id="1641" w:author="Jeff Wootton" w:date="2024-06-24T14:21:00Z" w16du:dateUtc="2024-06-24T12:21:00Z"/>
              </w:rPr>
            </w:pPr>
            <w:del w:id="1642" w:author="Jeff Wootton" w:date="2024-06-24T14:21:00Z" w16du:dateUtc="2024-06-24T12:21:00Z">
              <w:r>
                <w:delText xml:space="preserve">A device-polygon </w:delText>
              </w:r>
              <w:r w:rsidRPr="00712598">
                <w:rPr>
                  <w:i/>
                  <w:iCs/>
                </w:rPr>
                <w:delText>viewport</w:delText>
              </w:r>
              <w:r>
                <w:delText xml:space="preserve"> describing the device area that should be covered with data</w:delText>
              </w:r>
            </w:del>
          </w:p>
          <w:p w14:paraId="78E29902" w14:textId="77777777" w:rsidR="00712598" w:rsidRDefault="00712598" w:rsidP="00712598">
            <w:pPr>
              <w:spacing w:before="60" w:after="120" w:line="240" w:lineRule="auto"/>
              <w:ind w:left="595"/>
              <w:rPr>
                <w:del w:id="1643" w:author="Jeff Wootton" w:date="2024-06-24T14:21:00Z" w16du:dateUtc="2024-06-24T12:21:00Z"/>
              </w:rPr>
            </w:pPr>
            <w:del w:id="1644" w:author="Jeff Wootton" w:date="2024-06-24T14:21:00Z" w16du:dateUtc="2024-06-24T12:21:00Z">
              <w:r>
                <w:delText xml:space="preserve">A projection </w:delText>
              </w:r>
              <w:r w:rsidRPr="00712598">
                <w:rPr>
                  <w:i/>
                  <w:iCs/>
                </w:rPr>
                <w:delText>pro</w:delText>
              </w:r>
              <w:r w:rsidR="00300216">
                <w:rPr>
                  <w:i/>
                  <w:iCs/>
                </w:rPr>
                <w:delText>jection</w:delText>
              </w:r>
            </w:del>
          </w:p>
          <w:p w14:paraId="2814E7B3" w14:textId="77777777" w:rsidR="00712598" w:rsidRDefault="00712598" w:rsidP="00712598">
            <w:pPr>
              <w:spacing w:before="60" w:after="60" w:line="240" w:lineRule="auto"/>
              <w:rPr>
                <w:del w:id="1645" w:author="Jeff Wootton" w:date="2024-06-24T14:21:00Z" w16du:dateUtc="2024-06-24T12:21:00Z"/>
                <w:i/>
                <w:iCs/>
              </w:rPr>
            </w:pPr>
            <w:del w:id="1646" w:author="Jeff Wootton" w:date="2024-06-24T14:21:00Z" w16du:dateUtc="2024-06-24T12:21:00Z">
              <w:r w:rsidRPr="00C942A1">
                <w:rPr>
                  <w:b/>
                  <w:bCs/>
                </w:rPr>
                <w:delText>Output</w:delText>
              </w:r>
              <w:r>
                <w:delText xml:space="preserve">: A set of </w:delText>
              </w:r>
              <w:r w:rsidR="00456269" w:rsidRPr="00142BCB">
                <w:rPr>
                  <w:b/>
                </w:rPr>
                <w:delText>D</w:delText>
              </w:r>
              <w:r w:rsidR="002F6D11" w:rsidRPr="00142BCB">
                <w:rPr>
                  <w:b/>
                </w:rPr>
                <w:delText xml:space="preserve">ata </w:delText>
              </w:r>
              <w:r w:rsidR="00456269" w:rsidRPr="00142BCB">
                <w:rPr>
                  <w:b/>
                </w:rPr>
                <w:delText>C</w:delText>
              </w:r>
              <w:r w:rsidR="002F6D11" w:rsidRPr="00142BCB">
                <w:rPr>
                  <w:b/>
                </w:rPr>
                <w:delText>overage</w:delText>
              </w:r>
              <w:r w:rsidR="00B82060">
                <w:delText xml:space="preserve"> features</w:delText>
              </w:r>
              <w:r w:rsidR="002F6D11">
                <w:delText xml:space="preserve"> </w:delText>
              </w:r>
              <w:r w:rsidRPr="00C942A1">
                <w:rPr>
                  <w:i/>
                  <w:iCs/>
                </w:rPr>
                <w:delText>S</w:delText>
              </w:r>
            </w:del>
          </w:p>
          <w:p w14:paraId="45098F2D" w14:textId="77777777" w:rsidR="00712598" w:rsidRPr="00712598" w:rsidRDefault="00712598" w:rsidP="001D02B5">
            <w:pPr>
              <w:pStyle w:val="ListParagraph"/>
              <w:numPr>
                <w:ilvl w:val="0"/>
                <w:numId w:val="29"/>
              </w:numPr>
              <w:spacing w:before="60" w:after="60" w:line="240" w:lineRule="auto"/>
              <w:rPr>
                <w:del w:id="1647" w:author="Jeff Wootton" w:date="2024-06-24T14:21:00Z" w16du:dateUtc="2024-06-24T12:21:00Z"/>
                <w:lang w:val="en-US"/>
              </w:rPr>
            </w:pPr>
            <w:del w:id="1648" w:author="Jeff Wootton" w:date="2024-06-24T14:21:00Z" w16du:dateUtc="2024-06-24T12:21:00Z">
              <w:r>
                <w:rPr>
                  <w:rFonts w:ascii="Cambria Math" w:hAnsi="Cambria Math" w:cs="Cambria Math"/>
                </w:rPr>
                <w:delText>𝑆</w:delText>
              </w:r>
              <w:r>
                <w:delText xml:space="preserve"> = </w:delText>
              </w:r>
              <w:r>
                <w:rPr>
                  <w:rFonts w:ascii="Cambria Math" w:hAnsi="Cambria Math" w:cs="Cambria Math"/>
                </w:rPr>
                <w:delText>∅</w:delText>
              </w:r>
            </w:del>
          </w:p>
          <w:p w14:paraId="1AC68053" w14:textId="77777777" w:rsidR="00712598" w:rsidRPr="00712598" w:rsidRDefault="002A00F4" w:rsidP="001D02B5">
            <w:pPr>
              <w:pStyle w:val="ListParagraph"/>
              <w:numPr>
                <w:ilvl w:val="0"/>
                <w:numId w:val="29"/>
              </w:numPr>
              <w:spacing w:before="60" w:after="60" w:line="240" w:lineRule="auto"/>
              <w:rPr>
                <w:del w:id="1649" w:author="Jeff Wootton" w:date="2024-06-24T14:21:00Z" w16du:dateUtc="2024-06-24T12:21:00Z"/>
                <w:lang w:val="en-US"/>
              </w:rPr>
            </w:pPr>
            <w:del w:id="1650" w:author="Jeff Wootton" w:date="2024-06-24T14:21:00Z" w16du:dateUtc="2024-06-24T12:21:00Z">
              <w:r>
                <w:rPr>
                  <w:rFonts w:ascii="Cambria Math" w:hAnsi="Cambria Math" w:cs="Cambria Math"/>
                  <w:i/>
                </w:rPr>
                <w:delText>S</w:delText>
              </w:r>
              <w:r w:rsidRPr="002F6D11">
                <w:rPr>
                  <w:rFonts w:ascii="Cambria Math" w:hAnsi="Cambria Math" w:cs="Cambria Math"/>
                  <w:i/>
                </w:rPr>
                <w:delText>cale</w:delText>
              </w:r>
              <w:r>
                <w:rPr>
                  <w:rFonts w:ascii="Cambria Math" w:hAnsi="Cambria Math" w:cs="Cambria Math"/>
                  <w:i/>
                </w:rPr>
                <w:delText>B</w:delText>
              </w:r>
              <w:r w:rsidRPr="002F6D11">
                <w:rPr>
                  <w:rFonts w:ascii="Cambria Math" w:hAnsi="Cambria Math" w:cs="Cambria Math"/>
                  <w:i/>
                </w:rPr>
                <w:delText>and</w:delText>
              </w:r>
              <w:r>
                <w:delText xml:space="preserve"> </w:delText>
              </w:r>
              <w:r w:rsidR="00712598">
                <w:delText xml:space="preserve">= </w:delText>
              </w:r>
              <w:r w:rsidR="00712598">
                <w:rPr>
                  <w:rFonts w:ascii="Cambria Math" w:hAnsi="Cambria Math" w:cs="Cambria Math"/>
                </w:rPr>
                <w:delText>𝐺𝑒𝑡𝑆𝑐𝑎𝑙𝑒𝐵𝑎𝑛𝑑</w:delText>
              </w:r>
              <w:r w:rsidR="00712598">
                <w:delText>(</w:delText>
              </w:r>
              <w:r w:rsidR="00712598">
                <w:rPr>
                  <w:rFonts w:ascii="Cambria Math" w:hAnsi="Cambria Math" w:cs="Cambria Math"/>
                </w:rPr>
                <w:delText>𝑠𝑐𝑎𝑙𝑒</w:delText>
              </w:r>
              <w:r w:rsidR="00712598">
                <w:delText>)</w:delText>
              </w:r>
            </w:del>
          </w:p>
          <w:p w14:paraId="4C35B4DC" w14:textId="77777777" w:rsidR="00712598" w:rsidRPr="00712598" w:rsidRDefault="00712598" w:rsidP="001D02B5">
            <w:pPr>
              <w:pStyle w:val="ListParagraph"/>
              <w:numPr>
                <w:ilvl w:val="0"/>
                <w:numId w:val="29"/>
              </w:numPr>
              <w:spacing w:before="60" w:after="60" w:line="240" w:lineRule="auto"/>
              <w:rPr>
                <w:del w:id="1651" w:author="Jeff Wootton" w:date="2024-06-24T14:21:00Z" w16du:dateUtc="2024-06-24T12:21:00Z"/>
                <w:lang w:val="en-US"/>
              </w:rPr>
            </w:pPr>
            <w:del w:id="1652" w:author="Jeff Wootton" w:date="2024-06-24T14:21:00Z" w16du:dateUtc="2024-06-24T12:21:00Z">
              <w:r w:rsidRPr="00712598">
                <w:rPr>
                  <w:b/>
                  <w:bCs/>
                </w:rPr>
                <w:delText>While</w:delText>
              </w:r>
              <w:r>
                <w:delText xml:space="preserve"> </w:delText>
              </w:r>
              <w:r>
                <w:rPr>
                  <w:rFonts w:ascii="Cambria Math" w:hAnsi="Cambria Math" w:cs="Cambria Math"/>
                </w:rPr>
                <w:delText>𝑣𝑖𝑒𝑤𝑝𝑜𝑟𝑡</w:delText>
              </w:r>
              <w:r>
                <w:delText xml:space="preserve"> ≠ </w:delText>
              </w:r>
              <w:r>
                <w:rPr>
                  <w:rFonts w:ascii="Cambria Math" w:hAnsi="Cambria Math" w:cs="Cambria Math"/>
                </w:rPr>
                <w:delText>∅</w:delText>
              </w:r>
              <w:r>
                <w:delText xml:space="preserve"> </w:delText>
              </w:r>
              <w:r w:rsidRPr="00712598">
                <w:rPr>
                  <w:b/>
                  <w:bCs/>
                </w:rPr>
                <w:delText>do</w:delText>
              </w:r>
            </w:del>
          </w:p>
          <w:p w14:paraId="43684B6A" w14:textId="77777777" w:rsidR="00712598" w:rsidRPr="00712598" w:rsidRDefault="00712598" w:rsidP="001D02B5">
            <w:pPr>
              <w:pStyle w:val="ListParagraph"/>
              <w:numPr>
                <w:ilvl w:val="1"/>
                <w:numId w:val="29"/>
              </w:numPr>
              <w:spacing w:before="60" w:after="60" w:line="240" w:lineRule="auto"/>
              <w:ind w:left="1164" w:hanging="283"/>
              <w:rPr>
                <w:del w:id="1653" w:author="Jeff Wootton" w:date="2024-06-24T14:21:00Z" w16du:dateUtc="2024-06-24T12:21:00Z"/>
                <w:lang w:val="en-US"/>
              </w:rPr>
            </w:pPr>
            <w:del w:id="1654" w:author="Jeff Wootton" w:date="2024-06-24T14:21:00Z" w16du:dateUtc="2024-06-24T12:21:00Z">
              <w:r w:rsidRPr="00712598">
                <w:rPr>
                  <w:b/>
                  <w:bCs/>
                </w:rPr>
                <w:delText>For</w:delText>
              </w:r>
              <w:r>
                <w:delText xml:space="preserve"> all </w:delText>
              </w:r>
              <w:r w:rsidR="002F6D11">
                <w:rPr>
                  <w:i/>
                  <w:iCs/>
                </w:rPr>
                <w:delText>dataCoverage</w:delText>
              </w:r>
              <w:r w:rsidR="002F6D11">
                <w:delText xml:space="preserve"> </w:delText>
              </w:r>
              <w:r>
                <w:delText xml:space="preserve">in </w:delText>
              </w:r>
              <w:r w:rsidR="002F6D11">
                <w:rPr>
                  <w:i/>
                  <w:iCs/>
                </w:rPr>
                <w:delText>inventory</w:delText>
              </w:r>
            </w:del>
          </w:p>
          <w:p w14:paraId="13220624" w14:textId="77777777" w:rsidR="00712598" w:rsidRPr="00712598" w:rsidRDefault="00712598" w:rsidP="001D02B5">
            <w:pPr>
              <w:pStyle w:val="ListParagraph"/>
              <w:numPr>
                <w:ilvl w:val="2"/>
                <w:numId w:val="29"/>
              </w:numPr>
              <w:spacing w:before="60" w:after="60" w:line="240" w:lineRule="auto"/>
              <w:ind w:left="1731" w:hanging="283"/>
              <w:rPr>
                <w:del w:id="1655" w:author="Jeff Wootton" w:date="2024-06-24T14:21:00Z" w16du:dateUtc="2024-06-24T12:21:00Z"/>
                <w:lang w:val="en-US"/>
              </w:rPr>
            </w:pPr>
            <w:del w:id="1656" w:author="Jeff Wootton" w:date="2024-06-24T14:21:00Z" w16du:dateUtc="2024-06-24T12:21:00Z">
              <w:r w:rsidRPr="00712598">
                <w:rPr>
                  <w:b/>
                  <w:bCs/>
                </w:rPr>
                <w:delText>If</w:delText>
              </w:r>
              <w:r>
                <w:delText xml:space="preserve"> </w:delText>
              </w:r>
              <w:r w:rsidR="002A00F4">
                <w:rPr>
                  <w:rFonts w:ascii="Cambria Math" w:hAnsi="Cambria Math" w:cs="Cambria Math"/>
                  <w:i/>
                </w:rPr>
                <w:delText>ScaleBand</w:delText>
              </w:r>
              <w:r w:rsidR="002A00F4">
                <w:delText xml:space="preserve"> </w:delText>
              </w:r>
              <w:r>
                <w:rPr>
                  <w:rFonts w:ascii="Cambria Math" w:hAnsi="Cambria Math" w:cs="Cambria Math"/>
                </w:rPr>
                <w:delText>∈</w:delText>
              </w:r>
              <w:r>
                <w:delText xml:space="preserve"> </w:delText>
              </w:r>
              <w:r>
                <w:rPr>
                  <w:rFonts w:ascii="Cambria Math" w:hAnsi="Cambria Math" w:cs="Cambria Math"/>
                </w:rPr>
                <w:delText>𝑠𝑐𝑎𝑙𝑒𝐵𝑎𝑛𝑑𝑠</w:delText>
              </w:r>
              <w:r>
                <w:delText>(</w:delText>
              </w:r>
              <w:r w:rsidR="00300216" w:rsidRPr="00300216">
                <w:rPr>
                  <w:rFonts w:ascii="Cambria Math" w:hAnsi="Cambria Math" w:cs="Cambria Math"/>
                  <w:i/>
                </w:rPr>
                <w:delText>dataCoverage</w:delText>
              </w:r>
              <w:r>
                <w:delText xml:space="preserve">) </w:delText>
              </w:r>
              <w:r w:rsidR="00300216">
                <w:rPr>
                  <w:rFonts w:ascii="Cambria Math" w:hAnsi="Cambria Math" w:cs="Cambria Math"/>
                </w:rPr>
                <w:delText>AND</w:delText>
              </w:r>
              <w:r w:rsidR="00300216">
                <w:delText xml:space="preserve"> </w:delText>
              </w:r>
              <w:r>
                <w:delText>(</w:delText>
              </w:r>
              <w:r w:rsidRPr="00300216">
                <w:rPr>
                  <w:rFonts w:ascii="Cambria Math" w:hAnsi="Cambria Math" w:cs="Cambria Math"/>
                  <w:i/>
                </w:rPr>
                <w:delText>𝑝𝑟𝑜</w:delText>
              </w:r>
              <w:r w:rsidR="00300216" w:rsidRPr="00300216">
                <w:rPr>
                  <w:rFonts w:ascii="Cambria Math" w:hAnsi="Cambria Math" w:cs="Cambria Math"/>
                  <w:i/>
                </w:rPr>
                <w:delText>jection</w:delText>
              </w:r>
              <w:r>
                <w:delText>(</w:delText>
              </w:r>
              <w:r w:rsidRPr="00300216">
                <w:rPr>
                  <w:rFonts w:ascii="Cambria Math" w:hAnsi="Cambria Math" w:cs="Cambria Math"/>
                  <w:i/>
                </w:rPr>
                <w:delText>𝑝𝑜𝑙𝑦</w:delText>
              </w:r>
              <w:r w:rsidR="00BF4AB9" w:rsidRPr="00300216">
                <w:rPr>
                  <w:rFonts w:ascii="Cambria Math" w:hAnsi="Cambria Math" w:cs="Cambria Math"/>
                  <w:i/>
                  <w:iCs/>
                </w:rPr>
                <w:delText>gon</w:delText>
              </w:r>
              <w:r>
                <w:delText>(</w:delText>
              </w:r>
              <w:r w:rsidR="00BF4AB9" w:rsidRPr="006A7DDE">
                <w:rPr>
                  <w:rFonts w:ascii="Cambria Math" w:hAnsi="Cambria Math" w:cs="Cambria Math"/>
                  <w:i/>
                  <w:iCs/>
                </w:rPr>
                <w:delText>dataCoverage</w:delText>
              </w:r>
              <w:r>
                <w:delText xml:space="preserve">)) ∩ </w:delText>
              </w:r>
              <w:r>
                <w:rPr>
                  <w:rFonts w:ascii="Cambria Math" w:hAnsi="Cambria Math" w:cs="Cambria Math"/>
                </w:rPr>
                <w:delText>𝑣𝑖𝑒𝑤𝑝𝑜𝑟𝑡</w:delText>
              </w:r>
              <w:r>
                <w:delText>) ≠ Ø</w:delText>
              </w:r>
            </w:del>
          </w:p>
          <w:p w14:paraId="1B524462" w14:textId="77777777" w:rsidR="00712598" w:rsidRPr="00712598" w:rsidRDefault="00712598" w:rsidP="001D02B5">
            <w:pPr>
              <w:pStyle w:val="ListParagraph"/>
              <w:numPr>
                <w:ilvl w:val="3"/>
                <w:numId w:val="29"/>
              </w:numPr>
              <w:spacing w:before="60" w:after="60" w:line="240" w:lineRule="auto"/>
              <w:ind w:left="2015" w:hanging="284"/>
              <w:rPr>
                <w:del w:id="1657" w:author="Jeff Wootton" w:date="2024-06-24T14:21:00Z" w16du:dateUtc="2024-06-24T12:21:00Z"/>
                <w:lang w:val="en-US"/>
              </w:rPr>
            </w:pPr>
            <w:del w:id="1658" w:author="Jeff Wootton" w:date="2024-06-24T14:21:00Z" w16du:dateUtc="2024-06-24T12:21:00Z">
              <w:r>
                <w:rPr>
                  <w:rFonts w:ascii="Cambria Math" w:hAnsi="Cambria Math" w:cs="Cambria Math"/>
                </w:rPr>
                <w:delText>𝑆</w:delText>
              </w:r>
              <w:r>
                <w:delText xml:space="preserve"> = </w:delText>
              </w:r>
              <w:r>
                <w:rPr>
                  <w:rFonts w:ascii="Cambria Math" w:hAnsi="Cambria Math" w:cs="Cambria Math"/>
                </w:rPr>
                <w:delText>𝑆</w:delText>
              </w:r>
              <w:r>
                <w:delText xml:space="preserve"> </w:delText>
              </w:r>
              <w:r>
                <w:rPr>
                  <w:rFonts w:ascii="Cambria Math" w:hAnsi="Cambria Math" w:cs="Cambria Math"/>
                </w:rPr>
                <w:delText>∪</w:delText>
              </w:r>
              <w:r>
                <w:delText xml:space="preserve"> </w:delText>
              </w:r>
              <w:r w:rsidR="00BF4AB9" w:rsidRPr="006A7DDE">
                <w:rPr>
                  <w:rFonts w:ascii="Cambria Math" w:hAnsi="Cambria Math" w:cs="Cambria Math"/>
                  <w:i/>
                  <w:iCs/>
                </w:rPr>
                <w:delText>dataCoverage</w:delText>
              </w:r>
            </w:del>
          </w:p>
          <w:p w14:paraId="3E162B02" w14:textId="77777777" w:rsidR="00712598" w:rsidRPr="00712598" w:rsidRDefault="00712598" w:rsidP="001D02B5">
            <w:pPr>
              <w:pStyle w:val="ListParagraph"/>
              <w:numPr>
                <w:ilvl w:val="3"/>
                <w:numId w:val="29"/>
              </w:numPr>
              <w:spacing w:before="60" w:after="60" w:line="240" w:lineRule="auto"/>
              <w:ind w:left="2015" w:hanging="284"/>
              <w:rPr>
                <w:del w:id="1659" w:author="Jeff Wootton" w:date="2024-06-24T14:21:00Z" w16du:dateUtc="2024-06-24T12:21:00Z"/>
                <w:lang w:val="en-US"/>
              </w:rPr>
            </w:pPr>
            <w:del w:id="1660" w:author="Jeff Wootton" w:date="2024-06-24T14:21:00Z" w16du:dateUtc="2024-06-24T12:21:00Z">
              <w:r>
                <w:rPr>
                  <w:rFonts w:ascii="Cambria Math" w:hAnsi="Cambria Math" w:cs="Cambria Math"/>
                </w:rPr>
                <w:delText>𝑣𝑖𝑒𝑤𝑝𝑜𝑟𝑡</w:delText>
              </w:r>
              <w:r>
                <w:delText xml:space="preserve"> = </w:delText>
              </w:r>
              <w:r>
                <w:rPr>
                  <w:rFonts w:ascii="Cambria Math" w:hAnsi="Cambria Math" w:cs="Cambria Math"/>
                </w:rPr>
                <w:delText>𝑣𝑖𝑒𝑤𝑝𝑜𝑟𝑡</w:delText>
              </w:r>
              <w:r>
                <w:delText xml:space="preserve"> \ </w:delText>
              </w:r>
              <w:r w:rsidRPr="00300216">
                <w:rPr>
                  <w:rFonts w:ascii="Cambria Math" w:hAnsi="Cambria Math" w:cs="Cambria Math"/>
                  <w:i/>
                </w:rPr>
                <w:delText>𝑝𝑟𝑜</w:delText>
              </w:r>
              <w:r w:rsidR="00300216" w:rsidRPr="00300216">
                <w:rPr>
                  <w:rFonts w:ascii="Cambria Math" w:hAnsi="Cambria Math" w:cs="Cambria Math"/>
                  <w:i/>
                </w:rPr>
                <w:delText>jection</w:delText>
              </w:r>
              <w:r>
                <w:delText>(</w:delText>
              </w:r>
              <w:r w:rsidR="00BF4AB9">
                <w:rPr>
                  <w:rFonts w:ascii="Cambria Math" w:hAnsi="Cambria Math" w:cs="Cambria Math"/>
                </w:rPr>
                <w:delText>𝑝𝑜𝑙</w:delText>
              </w:r>
              <w:r w:rsidR="00BF4AB9" w:rsidRPr="00BF4AB9">
                <w:rPr>
                  <w:rFonts w:ascii="Cambria Math" w:hAnsi="Cambria Math" w:cs="Cambria Math"/>
                  <w:i/>
                  <w:iCs/>
                </w:rPr>
                <w:delText>ygon</w:delText>
              </w:r>
              <w:r>
                <w:delText>(</w:delText>
              </w:r>
              <w:r w:rsidR="00BF4AB9" w:rsidRPr="006A7DDE">
                <w:rPr>
                  <w:rFonts w:ascii="Cambria Math" w:hAnsi="Cambria Math" w:cs="Cambria Math"/>
                  <w:i/>
                  <w:iCs/>
                </w:rPr>
                <w:delText>dataCoverage</w:delText>
              </w:r>
              <w:r>
                <w:delText>))</w:delText>
              </w:r>
            </w:del>
          </w:p>
          <w:p w14:paraId="737CC989" w14:textId="77777777" w:rsidR="00712598" w:rsidRPr="00712598" w:rsidRDefault="002A00F4" w:rsidP="001D02B5">
            <w:pPr>
              <w:pStyle w:val="ListParagraph"/>
              <w:numPr>
                <w:ilvl w:val="1"/>
                <w:numId w:val="29"/>
              </w:numPr>
              <w:spacing w:before="60" w:after="60" w:line="240" w:lineRule="auto"/>
              <w:ind w:left="1164" w:hanging="283"/>
              <w:rPr>
                <w:del w:id="1661" w:author="Jeff Wootton" w:date="2024-06-24T14:21:00Z" w16du:dateUtc="2024-06-24T12:21:00Z"/>
                <w:lang w:val="en-US"/>
              </w:rPr>
            </w:pPr>
            <w:del w:id="1662" w:author="Jeff Wootton" w:date="2024-06-24T14:21:00Z" w16du:dateUtc="2024-06-24T12:21:00Z">
              <w:r>
                <w:rPr>
                  <w:rFonts w:ascii="Cambria Math" w:hAnsi="Cambria Math" w:cs="Cambria Math"/>
                  <w:i/>
                </w:rPr>
                <w:delText>S</w:delText>
              </w:r>
              <w:r w:rsidRPr="002F6D11">
                <w:rPr>
                  <w:rFonts w:ascii="Cambria Math" w:hAnsi="Cambria Math" w:cs="Cambria Math"/>
                  <w:i/>
                </w:rPr>
                <w:delText>cale</w:delText>
              </w:r>
              <w:r>
                <w:rPr>
                  <w:rFonts w:ascii="Cambria Math" w:hAnsi="Cambria Math" w:cs="Cambria Math"/>
                  <w:i/>
                </w:rPr>
                <w:delText>B</w:delText>
              </w:r>
              <w:r w:rsidRPr="002F6D11">
                <w:rPr>
                  <w:rFonts w:ascii="Cambria Math" w:hAnsi="Cambria Math" w:cs="Cambria Math"/>
                  <w:i/>
                </w:rPr>
                <w:delText>and</w:delText>
              </w:r>
              <w:r w:rsidR="00712598">
                <w:delText xml:space="preserve"> = </w:delText>
              </w:r>
              <w:r>
                <w:rPr>
                  <w:rFonts w:ascii="Cambria Math" w:hAnsi="Cambria Math" w:cs="Cambria Math"/>
                  <w:i/>
                </w:rPr>
                <w:delText>S</w:delText>
              </w:r>
              <w:r w:rsidRPr="002F6D11">
                <w:rPr>
                  <w:rFonts w:ascii="Cambria Math" w:hAnsi="Cambria Math" w:cs="Cambria Math"/>
                  <w:i/>
                </w:rPr>
                <w:delText>cale</w:delText>
              </w:r>
              <w:r>
                <w:rPr>
                  <w:rFonts w:ascii="Cambria Math" w:hAnsi="Cambria Math" w:cs="Cambria Math"/>
                  <w:i/>
                </w:rPr>
                <w:delText>B</w:delText>
              </w:r>
              <w:r w:rsidRPr="002F6D11">
                <w:rPr>
                  <w:rFonts w:ascii="Cambria Math" w:hAnsi="Cambria Math" w:cs="Cambria Math"/>
                  <w:i/>
                </w:rPr>
                <w:delText>and</w:delText>
              </w:r>
              <w:r w:rsidR="00712598">
                <w:delText xml:space="preserve"> – 1</w:delText>
              </w:r>
            </w:del>
          </w:p>
          <w:p w14:paraId="154C767F" w14:textId="77777777" w:rsidR="00712598" w:rsidRPr="00712598" w:rsidRDefault="00712598" w:rsidP="001D02B5">
            <w:pPr>
              <w:pStyle w:val="ListParagraph"/>
              <w:numPr>
                <w:ilvl w:val="1"/>
                <w:numId w:val="29"/>
              </w:numPr>
              <w:spacing w:before="60" w:after="60" w:line="240" w:lineRule="auto"/>
              <w:ind w:left="1164" w:hanging="283"/>
              <w:rPr>
                <w:del w:id="1663" w:author="Jeff Wootton" w:date="2024-06-24T14:21:00Z" w16du:dateUtc="2024-06-24T12:21:00Z"/>
                <w:lang w:val="en-US"/>
              </w:rPr>
            </w:pPr>
            <w:del w:id="1664" w:author="Jeff Wootton" w:date="2024-06-24T14:21:00Z" w16du:dateUtc="2024-06-24T12:21:00Z">
              <w:r w:rsidRPr="00712598">
                <w:rPr>
                  <w:b/>
                  <w:bCs/>
                </w:rPr>
                <w:delText>If</w:delText>
              </w:r>
              <w:r>
                <w:delText xml:space="preserve"> </w:delText>
              </w:r>
              <w:r w:rsidR="002A00F4">
                <w:rPr>
                  <w:rFonts w:ascii="Cambria Math" w:hAnsi="Cambria Math" w:cs="Cambria Math"/>
                  <w:i/>
                </w:rPr>
                <w:delText>ScaleBand</w:delText>
              </w:r>
              <w:r w:rsidR="002A00F4">
                <w:delText xml:space="preserve"> </w:delText>
              </w:r>
              <w:r>
                <w:delText>= 0</w:delText>
              </w:r>
            </w:del>
          </w:p>
          <w:p w14:paraId="316AA501" w14:textId="77777777" w:rsidR="00712598" w:rsidRPr="00712598" w:rsidRDefault="00712598" w:rsidP="001D02B5">
            <w:pPr>
              <w:pStyle w:val="ListParagraph"/>
              <w:numPr>
                <w:ilvl w:val="2"/>
                <w:numId w:val="29"/>
              </w:numPr>
              <w:spacing w:before="60" w:after="120" w:line="240" w:lineRule="auto"/>
              <w:ind w:left="1730" w:hanging="284"/>
              <w:contextualSpacing w:val="0"/>
              <w:rPr>
                <w:del w:id="1665" w:author="Jeff Wootton" w:date="2024-06-24T14:21:00Z" w16du:dateUtc="2024-06-24T12:21:00Z"/>
                <w:lang w:val="en-US"/>
              </w:rPr>
            </w:pPr>
            <w:del w:id="1666" w:author="Jeff Wootton" w:date="2024-06-24T14:21:00Z" w16du:dateUtc="2024-06-24T12:21:00Z">
              <w:r w:rsidRPr="00712598">
                <w:rPr>
                  <w:b/>
                  <w:bCs/>
                </w:rPr>
                <w:delText>Return</w:delText>
              </w:r>
              <w:r>
                <w:delText xml:space="preserve"> </w:delText>
              </w:r>
              <w:r w:rsidR="00F33B8C" w:rsidRPr="00C942A1">
                <w:rPr>
                  <w:i/>
                  <w:iCs/>
                </w:rPr>
                <w:delText>S</w:delText>
              </w:r>
            </w:del>
          </w:p>
          <w:p w14:paraId="6348DA0C" w14:textId="77777777" w:rsidR="00712598" w:rsidRPr="00F33B8C" w:rsidRDefault="00F33B8C" w:rsidP="001D02B5">
            <w:pPr>
              <w:pStyle w:val="ListParagraph"/>
              <w:numPr>
                <w:ilvl w:val="0"/>
                <w:numId w:val="29"/>
              </w:numPr>
              <w:spacing w:before="60" w:after="120" w:line="240" w:lineRule="auto"/>
              <w:ind w:left="714" w:hanging="357"/>
              <w:rPr>
                <w:del w:id="1667" w:author="Jeff Wootton" w:date="2024-06-24T14:21:00Z" w16du:dateUtc="2024-06-24T12:21:00Z"/>
                <w:lang w:val="en-US"/>
              </w:rPr>
            </w:pPr>
            <w:del w:id="1668" w:author="Jeff Wootton" w:date="2024-06-24T14:21:00Z" w16du:dateUtc="2024-06-24T12:21:00Z">
              <w:r w:rsidRPr="00712598">
                <w:rPr>
                  <w:b/>
                  <w:bCs/>
                </w:rPr>
                <w:delText>Return</w:delText>
              </w:r>
              <w:r>
                <w:delText xml:space="preserve"> </w:delText>
              </w:r>
              <w:r w:rsidRPr="00C942A1">
                <w:rPr>
                  <w:i/>
                  <w:iCs/>
                </w:rPr>
                <w:delText>S</w:delText>
              </w:r>
            </w:del>
          </w:p>
        </w:tc>
      </w:tr>
    </w:tbl>
    <w:p w14:paraId="02FB827E" w14:textId="77777777" w:rsidR="00712598" w:rsidRDefault="00712598" w:rsidP="00F33B8C">
      <w:pPr>
        <w:spacing w:after="0" w:line="240" w:lineRule="auto"/>
        <w:rPr>
          <w:del w:id="1669" w:author="Jeff Wootton" w:date="2024-06-24T14:21:00Z" w16du:dateUtc="2024-06-24T12:21:00Z"/>
          <w:lang w:val="en-US"/>
        </w:rPr>
      </w:pPr>
    </w:p>
    <w:p w14:paraId="05C9C2F7" w14:textId="77777777" w:rsidR="00F33B8C" w:rsidRDefault="00F33B8C" w:rsidP="007B2D1A">
      <w:pPr>
        <w:spacing w:after="120" w:line="240" w:lineRule="auto"/>
        <w:rPr>
          <w:del w:id="1670" w:author="Jeff Wootton" w:date="2024-06-24T14:21:00Z" w16du:dateUtc="2024-06-24T12:21:00Z"/>
          <w:lang w:val="en-US"/>
        </w:rPr>
      </w:pPr>
      <w:del w:id="1671" w:author="Jeff Wootton" w:date="2024-06-24T14:21:00Z" w16du:dateUtc="2024-06-24T12:21:00Z">
        <w:r>
          <w:rPr>
            <w:lang w:val="en-US"/>
          </w:rPr>
          <w:delText>Comments:</w:delText>
        </w:r>
      </w:del>
    </w:p>
    <w:tbl>
      <w:tblPr>
        <w:tblStyle w:val="TableGrid"/>
        <w:tblW w:w="0" w:type="auto"/>
        <w:tblLook w:val="04A0" w:firstRow="1" w:lastRow="0" w:firstColumn="1" w:lastColumn="0" w:noHBand="0" w:noVBand="1"/>
      </w:tblPr>
      <w:tblGrid>
        <w:gridCol w:w="846"/>
        <w:gridCol w:w="8232"/>
      </w:tblGrid>
      <w:tr w:rsidR="00F33B8C" w:rsidRPr="00F33B8C" w14:paraId="555702EB" w14:textId="77777777" w:rsidTr="00F33B8C">
        <w:trPr>
          <w:del w:id="1672" w:author="Jeff Wootton" w:date="2024-06-24T14:21:00Z"/>
        </w:trPr>
        <w:tc>
          <w:tcPr>
            <w:tcW w:w="846" w:type="dxa"/>
            <w:shd w:val="clear" w:color="auto" w:fill="D9D9D9" w:themeFill="background1" w:themeFillShade="D9"/>
          </w:tcPr>
          <w:p w14:paraId="28493123" w14:textId="77777777" w:rsidR="00F33B8C" w:rsidRPr="00F33B8C" w:rsidRDefault="00F33B8C" w:rsidP="00F33B8C">
            <w:pPr>
              <w:spacing w:before="60" w:after="60" w:line="240" w:lineRule="auto"/>
              <w:jc w:val="left"/>
              <w:rPr>
                <w:del w:id="1673" w:author="Jeff Wootton" w:date="2024-06-24T14:21:00Z" w16du:dateUtc="2024-06-24T12:21:00Z"/>
                <w:b/>
                <w:bCs/>
                <w:lang w:val="en-US"/>
              </w:rPr>
            </w:pPr>
            <w:del w:id="1674" w:author="Jeff Wootton" w:date="2024-06-24T14:21:00Z" w16du:dateUtc="2024-06-24T12:21:00Z">
              <w:r>
                <w:rPr>
                  <w:b/>
                  <w:bCs/>
                  <w:lang w:val="en-US"/>
                </w:rPr>
                <w:delText>Row</w:delText>
              </w:r>
            </w:del>
          </w:p>
        </w:tc>
        <w:tc>
          <w:tcPr>
            <w:tcW w:w="8232" w:type="dxa"/>
            <w:shd w:val="clear" w:color="auto" w:fill="D9D9D9" w:themeFill="background1" w:themeFillShade="D9"/>
          </w:tcPr>
          <w:p w14:paraId="1AEEC70D" w14:textId="77777777" w:rsidR="00F33B8C" w:rsidRPr="00F33B8C" w:rsidRDefault="00F33B8C" w:rsidP="00F33B8C">
            <w:pPr>
              <w:spacing w:before="60" w:after="60" w:line="240" w:lineRule="auto"/>
              <w:jc w:val="left"/>
              <w:rPr>
                <w:del w:id="1675" w:author="Jeff Wootton" w:date="2024-06-24T14:21:00Z" w16du:dateUtc="2024-06-24T12:21:00Z"/>
                <w:b/>
                <w:bCs/>
                <w:lang w:val="en-US"/>
              </w:rPr>
            </w:pPr>
            <w:del w:id="1676" w:author="Jeff Wootton" w:date="2024-06-24T14:21:00Z" w16du:dateUtc="2024-06-24T12:21:00Z">
              <w:r>
                <w:rPr>
                  <w:b/>
                  <w:bCs/>
                  <w:lang w:val="en-US"/>
                </w:rPr>
                <w:delText>Description</w:delText>
              </w:r>
            </w:del>
          </w:p>
        </w:tc>
      </w:tr>
      <w:tr w:rsidR="00F33B8C" w14:paraId="6A5A517C" w14:textId="77777777" w:rsidTr="00F33B8C">
        <w:trPr>
          <w:del w:id="1677" w:author="Jeff Wootton" w:date="2024-06-24T14:21:00Z"/>
        </w:trPr>
        <w:tc>
          <w:tcPr>
            <w:tcW w:w="846" w:type="dxa"/>
          </w:tcPr>
          <w:p w14:paraId="0617D49E" w14:textId="77777777" w:rsidR="00F33B8C" w:rsidRPr="00F33B8C" w:rsidRDefault="00F33B8C" w:rsidP="00F33B8C">
            <w:pPr>
              <w:spacing w:before="60" w:after="60" w:line="240" w:lineRule="auto"/>
              <w:jc w:val="left"/>
              <w:rPr>
                <w:del w:id="1678" w:author="Jeff Wootton" w:date="2024-06-24T14:21:00Z" w16du:dateUtc="2024-06-24T12:21:00Z"/>
                <w:b/>
                <w:bCs/>
                <w:lang w:val="en-US"/>
              </w:rPr>
            </w:pPr>
            <w:del w:id="1679" w:author="Jeff Wootton" w:date="2024-06-24T14:21:00Z" w16du:dateUtc="2024-06-24T12:21:00Z">
              <w:r>
                <w:rPr>
                  <w:b/>
                  <w:bCs/>
                  <w:lang w:val="en-US"/>
                </w:rPr>
                <w:delText>1.</w:delText>
              </w:r>
            </w:del>
          </w:p>
        </w:tc>
        <w:tc>
          <w:tcPr>
            <w:tcW w:w="8232" w:type="dxa"/>
          </w:tcPr>
          <w:p w14:paraId="5B446818" w14:textId="77777777" w:rsidR="00F33B8C" w:rsidRDefault="00F33B8C" w:rsidP="00B82060">
            <w:pPr>
              <w:spacing w:before="60" w:after="60" w:line="240" w:lineRule="auto"/>
              <w:jc w:val="left"/>
              <w:rPr>
                <w:del w:id="1680" w:author="Jeff Wootton" w:date="2024-06-24T14:21:00Z" w16du:dateUtc="2024-06-24T12:21:00Z"/>
                <w:lang w:val="en-US"/>
              </w:rPr>
            </w:pPr>
            <w:del w:id="1681" w:author="Jeff Wootton" w:date="2024-06-24T14:21:00Z" w16du:dateUtc="2024-06-24T12:21:00Z">
              <w:r>
                <w:delText xml:space="preserve">Create an empty set of inventory </w:delText>
              </w:r>
              <w:r w:rsidR="00456269" w:rsidRPr="00142BCB">
                <w:rPr>
                  <w:b/>
                </w:rPr>
                <w:delText>D</w:delText>
              </w:r>
              <w:r w:rsidR="002A00F4" w:rsidRPr="00142BCB">
                <w:rPr>
                  <w:b/>
                </w:rPr>
                <w:delText xml:space="preserve">ata </w:delText>
              </w:r>
              <w:r w:rsidR="00456269" w:rsidRPr="00142BCB">
                <w:rPr>
                  <w:b/>
                </w:rPr>
                <w:delText>C</w:delText>
              </w:r>
              <w:r w:rsidR="002A00F4" w:rsidRPr="00142BCB">
                <w:rPr>
                  <w:b/>
                </w:rPr>
                <w:delText>overage</w:delText>
              </w:r>
              <w:r w:rsidR="00B82060">
                <w:delText xml:space="preserve"> features</w:delText>
              </w:r>
            </w:del>
          </w:p>
        </w:tc>
      </w:tr>
      <w:tr w:rsidR="00F33B8C" w14:paraId="50C4F670" w14:textId="77777777" w:rsidTr="00F33B8C">
        <w:trPr>
          <w:del w:id="1682" w:author="Jeff Wootton" w:date="2024-06-24T14:21:00Z"/>
        </w:trPr>
        <w:tc>
          <w:tcPr>
            <w:tcW w:w="846" w:type="dxa"/>
          </w:tcPr>
          <w:p w14:paraId="25F4EA0D" w14:textId="77777777" w:rsidR="00F33B8C" w:rsidRPr="00F33B8C" w:rsidRDefault="00F33B8C" w:rsidP="00F33B8C">
            <w:pPr>
              <w:spacing w:before="60" w:after="60" w:line="240" w:lineRule="auto"/>
              <w:jc w:val="left"/>
              <w:rPr>
                <w:del w:id="1683" w:author="Jeff Wootton" w:date="2024-06-24T14:21:00Z" w16du:dateUtc="2024-06-24T12:21:00Z"/>
                <w:b/>
                <w:bCs/>
                <w:lang w:val="en-US"/>
              </w:rPr>
            </w:pPr>
            <w:del w:id="1684" w:author="Jeff Wootton" w:date="2024-06-24T14:21:00Z" w16du:dateUtc="2024-06-24T12:21:00Z">
              <w:r>
                <w:rPr>
                  <w:b/>
                  <w:bCs/>
                  <w:lang w:val="en-US"/>
                </w:rPr>
                <w:delText>2.</w:delText>
              </w:r>
            </w:del>
          </w:p>
        </w:tc>
        <w:tc>
          <w:tcPr>
            <w:tcW w:w="8232" w:type="dxa"/>
          </w:tcPr>
          <w:p w14:paraId="3FC3ACB2" w14:textId="77777777" w:rsidR="00F33B8C" w:rsidRDefault="00F33B8C" w:rsidP="00F33B8C">
            <w:pPr>
              <w:spacing w:before="60" w:after="60" w:line="240" w:lineRule="auto"/>
              <w:jc w:val="left"/>
              <w:rPr>
                <w:del w:id="1685" w:author="Jeff Wootton" w:date="2024-06-24T14:21:00Z" w16du:dateUtc="2024-06-24T12:21:00Z"/>
                <w:lang w:val="en-US"/>
              </w:rPr>
            </w:pPr>
            <w:del w:id="1686" w:author="Jeff Wootton" w:date="2024-06-24T14:21:00Z" w16du:dateUtc="2024-06-24T12:21:00Z">
              <w:r>
                <w:delText xml:space="preserve">Get the scale band to which </w:delText>
              </w:r>
              <w:r w:rsidRPr="002D4E29">
                <w:rPr>
                  <w:i/>
                  <w:iCs/>
                </w:rPr>
                <w:delText>scale</w:delText>
              </w:r>
              <w:r>
                <w:delText xml:space="preserve"> belong and assign it to the variable </w:delText>
              </w:r>
              <w:r w:rsidRPr="002D4E29">
                <w:rPr>
                  <w:i/>
                  <w:iCs/>
                </w:rPr>
                <w:delText>S</w:delText>
              </w:r>
              <w:r w:rsidR="002A00F4">
                <w:rPr>
                  <w:i/>
                  <w:iCs/>
                </w:rPr>
                <w:delText>cale</w:delText>
              </w:r>
              <w:r w:rsidRPr="002D4E29">
                <w:rPr>
                  <w:i/>
                  <w:iCs/>
                </w:rPr>
                <w:delText>B</w:delText>
              </w:r>
              <w:r w:rsidR="002A00F4">
                <w:rPr>
                  <w:i/>
                  <w:iCs/>
                </w:rPr>
                <w:delText>and</w:delText>
              </w:r>
            </w:del>
          </w:p>
        </w:tc>
      </w:tr>
      <w:tr w:rsidR="00F33B8C" w14:paraId="5D4F9F79" w14:textId="77777777" w:rsidTr="00F33B8C">
        <w:trPr>
          <w:del w:id="1687" w:author="Jeff Wootton" w:date="2024-06-24T14:21:00Z"/>
        </w:trPr>
        <w:tc>
          <w:tcPr>
            <w:tcW w:w="846" w:type="dxa"/>
          </w:tcPr>
          <w:p w14:paraId="2F2F155C" w14:textId="77777777" w:rsidR="00F33B8C" w:rsidRPr="00F33B8C" w:rsidRDefault="00F33B8C" w:rsidP="00F33B8C">
            <w:pPr>
              <w:spacing w:before="60" w:after="60" w:line="240" w:lineRule="auto"/>
              <w:jc w:val="left"/>
              <w:rPr>
                <w:del w:id="1688" w:author="Jeff Wootton" w:date="2024-06-24T14:21:00Z" w16du:dateUtc="2024-06-24T12:21:00Z"/>
                <w:b/>
                <w:bCs/>
                <w:lang w:val="en-US"/>
              </w:rPr>
            </w:pPr>
            <w:del w:id="1689" w:author="Jeff Wootton" w:date="2024-06-24T14:21:00Z" w16du:dateUtc="2024-06-24T12:21:00Z">
              <w:r>
                <w:rPr>
                  <w:b/>
                  <w:bCs/>
                  <w:lang w:val="en-US"/>
                </w:rPr>
                <w:delText>3.</w:delText>
              </w:r>
            </w:del>
          </w:p>
        </w:tc>
        <w:tc>
          <w:tcPr>
            <w:tcW w:w="8232" w:type="dxa"/>
          </w:tcPr>
          <w:p w14:paraId="3C5328C3" w14:textId="77777777" w:rsidR="00F33B8C" w:rsidRDefault="00F33B8C" w:rsidP="00F33B8C">
            <w:pPr>
              <w:spacing w:before="60" w:after="60" w:line="240" w:lineRule="auto"/>
              <w:jc w:val="left"/>
              <w:rPr>
                <w:del w:id="1690" w:author="Jeff Wootton" w:date="2024-06-24T14:21:00Z" w16du:dateUtc="2024-06-24T12:21:00Z"/>
                <w:lang w:val="en-US"/>
              </w:rPr>
            </w:pPr>
            <w:del w:id="1691" w:author="Jeff Wootton" w:date="2024-06-24T14:21:00Z" w16du:dateUtc="2024-06-24T12:21:00Z">
              <w:r>
                <w:delText xml:space="preserve">As long as the </w:delText>
              </w:r>
              <w:r w:rsidRPr="002D4E29">
                <w:rPr>
                  <w:i/>
                  <w:iCs/>
                </w:rPr>
                <w:delText>viewport</w:delText>
              </w:r>
              <w:r>
                <w:delText xml:space="preserve"> area is not empty</w:delText>
              </w:r>
            </w:del>
          </w:p>
        </w:tc>
      </w:tr>
      <w:tr w:rsidR="00F33B8C" w14:paraId="52113DFA" w14:textId="77777777" w:rsidTr="00F33B8C">
        <w:trPr>
          <w:del w:id="1692" w:author="Jeff Wootton" w:date="2024-06-24T14:21:00Z"/>
        </w:trPr>
        <w:tc>
          <w:tcPr>
            <w:tcW w:w="846" w:type="dxa"/>
          </w:tcPr>
          <w:p w14:paraId="52A5CE9B" w14:textId="77777777" w:rsidR="00F33B8C" w:rsidRPr="00F33B8C" w:rsidRDefault="00F33B8C" w:rsidP="00F33B8C">
            <w:pPr>
              <w:spacing w:before="60" w:after="60" w:line="240" w:lineRule="auto"/>
              <w:jc w:val="left"/>
              <w:rPr>
                <w:del w:id="1693" w:author="Jeff Wootton" w:date="2024-06-24T14:21:00Z" w16du:dateUtc="2024-06-24T12:21:00Z"/>
                <w:b/>
                <w:bCs/>
                <w:lang w:val="en-US"/>
              </w:rPr>
            </w:pPr>
            <w:del w:id="1694" w:author="Jeff Wootton" w:date="2024-06-24T14:21:00Z" w16du:dateUtc="2024-06-24T12:21:00Z">
              <w:r>
                <w:rPr>
                  <w:b/>
                  <w:bCs/>
                  <w:lang w:val="en-US"/>
                </w:rPr>
                <w:delText>3.a</w:delText>
              </w:r>
            </w:del>
          </w:p>
        </w:tc>
        <w:tc>
          <w:tcPr>
            <w:tcW w:w="8232" w:type="dxa"/>
          </w:tcPr>
          <w:p w14:paraId="3DF3EE7E" w14:textId="77777777" w:rsidR="00F33B8C" w:rsidRDefault="00F33B8C" w:rsidP="00B82060">
            <w:pPr>
              <w:spacing w:before="60" w:after="60" w:line="240" w:lineRule="auto"/>
              <w:jc w:val="left"/>
              <w:rPr>
                <w:del w:id="1695" w:author="Jeff Wootton" w:date="2024-06-24T14:21:00Z" w16du:dateUtc="2024-06-24T12:21:00Z"/>
                <w:lang w:val="en-US"/>
              </w:rPr>
            </w:pPr>
            <w:del w:id="1696" w:author="Jeff Wootton" w:date="2024-06-24T14:21:00Z" w16du:dateUtc="2024-06-24T12:21:00Z">
              <w:r>
                <w:delText xml:space="preserve">Loop over all </w:delText>
              </w:r>
              <w:r w:rsidR="00456269" w:rsidRPr="00142BCB">
                <w:rPr>
                  <w:b/>
                </w:rPr>
                <w:delText>D</w:delText>
              </w:r>
              <w:r w:rsidR="002A00F4" w:rsidRPr="00142BCB">
                <w:rPr>
                  <w:b/>
                </w:rPr>
                <w:delText xml:space="preserve">ata </w:delText>
              </w:r>
              <w:r w:rsidR="00456269" w:rsidRPr="00142BCB">
                <w:rPr>
                  <w:b/>
                </w:rPr>
                <w:delText>C</w:delText>
              </w:r>
              <w:r w:rsidR="002A00F4" w:rsidRPr="00142BCB">
                <w:rPr>
                  <w:b/>
                </w:rPr>
                <w:delText>overage</w:delText>
              </w:r>
              <w:r w:rsidR="00B82060">
                <w:delText xml:space="preserve"> features</w:delText>
              </w:r>
              <w:r w:rsidR="002A00F4">
                <w:delText xml:space="preserve"> </w:delText>
              </w:r>
              <w:r>
                <w:delText>in the inventory</w:delText>
              </w:r>
            </w:del>
          </w:p>
        </w:tc>
      </w:tr>
      <w:tr w:rsidR="00F33B8C" w14:paraId="3FDC8D46" w14:textId="77777777" w:rsidTr="00F33B8C">
        <w:trPr>
          <w:del w:id="1697" w:author="Jeff Wootton" w:date="2024-06-24T14:21:00Z"/>
        </w:trPr>
        <w:tc>
          <w:tcPr>
            <w:tcW w:w="846" w:type="dxa"/>
          </w:tcPr>
          <w:p w14:paraId="7A83705D" w14:textId="77777777" w:rsidR="00F33B8C" w:rsidRDefault="00F33B8C" w:rsidP="00F33B8C">
            <w:pPr>
              <w:spacing w:before="60" w:after="60" w:line="240" w:lineRule="auto"/>
              <w:jc w:val="left"/>
              <w:rPr>
                <w:del w:id="1698" w:author="Jeff Wootton" w:date="2024-06-24T14:21:00Z" w16du:dateUtc="2024-06-24T12:21:00Z"/>
                <w:b/>
                <w:bCs/>
                <w:lang w:val="en-US"/>
              </w:rPr>
            </w:pPr>
            <w:del w:id="1699" w:author="Jeff Wootton" w:date="2024-06-24T14:21:00Z" w16du:dateUtc="2024-06-24T12:21:00Z">
              <w:r>
                <w:rPr>
                  <w:b/>
                  <w:bCs/>
                  <w:lang w:val="en-US"/>
                </w:rPr>
                <w:delText>3.a.i</w:delText>
              </w:r>
            </w:del>
          </w:p>
        </w:tc>
        <w:tc>
          <w:tcPr>
            <w:tcW w:w="8232" w:type="dxa"/>
          </w:tcPr>
          <w:p w14:paraId="1F7AAA1B" w14:textId="77777777" w:rsidR="00F33B8C" w:rsidRDefault="00F33B8C" w:rsidP="00B33C28">
            <w:pPr>
              <w:spacing w:before="60" w:after="60" w:line="240" w:lineRule="auto"/>
              <w:jc w:val="left"/>
              <w:rPr>
                <w:del w:id="1700" w:author="Jeff Wootton" w:date="2024-06-24T14:21:00Z" w16du:dateUtc="2024-06-24T12:21:00Z"/>
                <w:lang w:val="en-US"/>
              </w:rPr>
            </w:pPr>
            <w:del w:id="1701" w:author="Jeff Wootton" w:date="2024-06-24T14:21:00Z" w16du:dateUtc="2024-06-24T12:21:00Z">
              <w:r>
                <w:delText xml:space="preserve">If </w:delText>
              </w:r>
              <w:r w:rsidRPr="002D4E29">
                <w:rPr>
                  <w:i/>
                  <w:iCs/>
                </w:rPr>
                <w:delText>S</w:delText>
              </w:r>
              <w:r w:rsidR="002A00F4">
                <w:rPr>
                  <w:i/>
                  <w:iCs/>
                </w:rPr>
                <w:delText>cale</w:delText>
              </w:r>
              <w:r w:rsidRPr="002D4E29">
                <w:rPr>
                  <w:i/>
                  <w:iCs/>
                </w:rPr>
                <w:delText>B</w:delText>
              </w:r>
              <w:r w:rsidR="002A00F4">
                <w:rPr>
                  <w:i/>
                  <w:iCs/>
                </w:rPr>
                <w:delText>and</w:delText>
              </w:r>
              <w:r>
                <w:delText xml:space="preserve"> is an element of the scale bands of the </w:delText>
              </w:r>
              <w:r w:rsidR="00B33C28" w:rsidRPr="00142BCB">
                <w:rPr>
                  <w:b/>
                </w:rPr>
                <w:delText>D</w:delText>
              </w:r>
              <w:r w:rsidR="002A00F4" w:rsidRPr="00142BCB">
                <w:rPr>
                  <w:b/>
                </w:rPr>
                <w:delText xml:space="preserve">ata </w:delText>
              </w:r>
              <w:r w:rsidR="00B33C28" w:rsidRPr="00142BCB">
                <w:rPr>
                  <w:b/>
                </w:rPr>
                <w:delText>C</w:delText>
              </w:r>
              <w:r w:rsidR="002A00F4" w:rsidRPr="00142BCB">
                <w:rPr>
                  <w:b/>
                </w:rPr>
                <w:delText>overage</w:delText>
              </w:r>
              <w:r w:rsidR="002A00F4">
                <w:delText xml:space="preserve"> </w:delText>
              </w:r>
              <w:r w:rsidRPr="00142BCB">
                <w:rPr>
                  <w:b/>
                </w:rPr>
                <w:delText>and</w:delText>
              </w:r>
              <w:r>
                <w:delText xml:space="preserve"> the projected coverage polygon of the </w:delText>
              </w:r>
              <w:r w:rsidR="00B33C28" w:rsidRPr="00142BCB">
                <w:rPr>
                  <w:b/>
                </w:rPr>
                <w:delText>D</w:delText>
              </w:r>
              <w:r w:rsidR="002A00F4" w:rsidRPr="00142BCB">
                <w:rPr>
                  <w:b/>
                </w:rPr>
                <w:delText xml:space="preserve">ata </w:delText>
              </w:r>
              <w:r w:rsidR="00B33C28" w:rsidRPr="00142BCB">
                <w:rPr>
                  <w:b/>
                </w:rPr>
                <w:delText>C</w:delText>
              </w:r>
              <w:r w:rsidR="002A00F4" w:rsidRPr="00142BCB">
                <w:rPr>
                  <w:b/>
                </w:rPr>
                <w:delText>overage</w:delText>
              </w:r>
              <w:r w:rsidR="002A00F4">
                <w:delText xml:space="preserve"> </w:delText>
              </w:r>
              <w:r>
                <w:delText xml:space="preserve">overlaps the </w:delText>
              </w:r>
              <w:r w:rsidRPr="002D4E29">
                <w:rPr>
                  <w:i/>
                  <w:iCs/>
                </w:rPr>
                <w:delText>viewport</w:delText>
              </w:r>
            </w:del>
          </w:p>
        </w:tc>
      </w:tr>
      <w:tr w:rsidR="00F33B8C" w14:paraId="6559EA77" w14:textId="77777777" w:rsidTr="00F33B8C">
        <w:trPr>
          <w:del w:id="1702" w:author="Jeff Wootton" w:date="2024-06-24T14:21:00Z"/>
        </w:trPr>
        <w:tc>
          <w:tcPr>
            <w:tcW w:w="846" w:type="dxa"/>
          </w:tcPr>
          <w:p w14:paraId="0B248A81" w14:textId="77777777" w:rsidR="00F33B8C" w:rsidRPr="00F33B8C" w:rsidRDefault="00F33B8C" w:rsidP="00F33B8C">
            <w:pPr>
              <w:spacing w:before="60" w:after="60" w:line="240" w:lineRule="auto"/>
              <w:jc w:val="left"/>
              <w:rPr>
                <w:del w:id="1703" w:author="Jeff Wootton" w:date="2024-06-24T14:21:00Z" w16du:dateUtc="2024-06-24T12:21:00Z"/>
                <w:b/>
                <w:bCs/>
                <w:lang w:val="en-US"/>
              </w:rPr>
            </w:pPr>
            <w:del w:id="1704" w:author="Jeff Wootton" w:date="2024-06-24T14:21:00Z" w16du:dateUtc="2024-06-24T12:21:00Z">
              <w:r>
                <w:rPr>
                  <w:b/>
                  <w:bCs/>
                  <w:lang w:val="en-US"/>
                </w:rPr>
                <w:delText>3.a.i.1.</w:delText>
              </w:r>
            </w:del>
          </w:p>
        </w:tc>
        <w:tc>
          <w:tcPr>
            <w:tcW w:w="8232" w:type="dxa"/>
          </w:tcPr>
          <w:p w14:paraId="13E222B3" w14:textId="77777777" w:rsidR="00F33B8C" w:rsidRDefault="002D4E29" w:rsidP="00B33C28">
            <w:pPr>
              <w:spacing w:before="60" w:after="60" w:line="240" w:lineRule="auto"/>
              <w:jc w:val="left"/>
              <w:rPr>
                <w:del w:id="1705" w:author="Jeff Wootton" w:date="2024-06-24T14:21:00Z" w16du:dateUtc="2024-06-24T12:21:00Z"/>
                <w:lang w:val="en-US"/>
              </w:rPr>
            </w:pPr>
            <w:del w:id="1706" w:author="Jeff Wootton" w:date="2024-06-24T14:21:00Z" w16du:dateUtc="2024-06-24T12:21:00Z">
              <w:r>
                <w:delText xml:space="preserve">Add the </w:delText>
              </w:r>
              <w:r w:rsidR="00B33C28" w:rsidRPr="00142BCB">
                <w:rPr>
                  <w:b/>
                </w:rPr>
                <w:delText>D</w:delText>
              </w:r>
              <w:r w:rsidR="002A00F4" w:rsidRPr="00142BCB">
                <w:rPr>
                  <w:b/>
                </w:rPr>
                <w:delText xml:space="preserve">ata </w:delText>
              </w:r>
              <w:r w:rsidR="00B33C28" w:rsidRPr="00142BCB">
                <w:rPr>
                  <w:b/>
                </w:rPr>
                <w:delText>C</w:delText>
              </w:r>
              <w:r w:rsidR="002A00F4" w:rsidRPr="00142BCB">
                <w:rPr>
                  <w:b/>
                </w:rPr>
                <w:delText>overage</w:delText>
              </w:r>
              <w:r w:rsidR="002A00F4">
                <w:delText xml:space="preserve"> </w:delText>
              </w:r>
              <w:r>
                <w:delText xml:space="preserve">to </w:delText>
              </w:r>
              <w:r w:rsidRPr="002D4E29">
                <w:rPr>
                  <w:i/>
                  <w:iCs/>
                </w:rPr>
                <w:delText>S</w:delText>
              </w:r>
            </w:del>
          </w:p>
        </w:tc>
      </w:tr>
      <w:tr w:rsidR="00F33B8C" w14:paraId="554C1116" w14:textId="77777777" w:rsidTr="00F33B8C">
        <w:trPr>
          <w:del w:id="1707" w:author="Jeff Wootton" w:date="2024-06-24T14:21:00Z"/>
        </w:trPr>
        <w:tc>
          <w:tcPr>
            <w:tcW w:w="846" w:type="dxa"/>
          </w:tcPr>
          <w:p w14:paraId="4584D556" w14:textId="77777777" w:rsidR="00F33B8C" w:rsidRPr="00F33B8C" w:rsidRDefault="00F33B8C" w:rsidP="00F33B8C">
            <w:pPr>
              <w:spacing w:before="60" w:after="60" w:line="240" w:lineRule="auto"/>
              <w:jc w:val="left"/>
              <w:rPr>
                <w:del w:id="1708" w:author="Jeff Wootton" w:date="2024-06-24T14:21:00Z" w16du:dateUtc="2024-06-24T12:21:00Z"/>
                <w:b/>
                <w:bCs/>
                <w:lang w:val="en-US"/>
              </w:rPr>
            </w:pPr>
            <w:del w:id="1709" w:author="Jeff Wootton" w:date="2024-06-24T14:21:00Z" w16du:dateUtc="2024-06-24T12:21:00Z">
              <w:r>
                <w:rPr>
                  <w:b/>
                  <w:bCs/>
                  <w:lang w:val="en-US"/>
                </w:rPr>
                <w:delText>3.a.i.2.</w:delText>
              </w:r>
            </w:del>
          </w:p>
        </w:tc>
        <w:tc>
          <w:tcPr>
            <w:tcW w:w="8232" w:type="dxa"/>
          </w:tcPr>
          <w:p w14:paraId="13F9129F" w14:textId="77777777" w:rsidR="00F33B8C" w:rsidRDefault="002D4E29" w:rsidP="00B33C28">
            <w:pPr>
              <w:spacing w:before="60" w:after="60" w:line="240" w:lineRule="auto"/>
              <w:jc w:val="left"/>
              <w:rPr>
                <w:del w:id="1710" w:author="Jeff Wootton" w:date="2024-06-24T14:21:00Z" w16du:dateUtc="2024-06-24T12:21:00Z"/>
                <w:lang w:val="en-US"/>
              </w:rPr>
            </w:pPr>
            <w:del w:id="1711" w:author="Jeff Wootton" w:date="2024-06-24T14:21:00Z" w16du:dateUtc="2024-06-24T12:21:00Z">
              <w:r>
                <w:delText xml:space="preserve">Remove the </w:delText>
              </w:r>
              <w:r w:rsidR="00B33C28" w:rsidRPr="00142BCB">
                <w:rPr>
                  <w:b/>
                </w:rPr>
                <w:delText>D</w:delText>
              </w:r>
              <w:r w:rsidR="002A00F4" w:rsidRPr="00142BCB">
                <w:rPr>
                  <w:b/>
                </w:rPr>
                <w:delText xml:space="preserve">ata </w:delText>
              </w:r>
              <w:r w:rsidR="00B33C28" w:rsidRPr="00142BCB">
                <w:rPr>
                  <w:b/>
                </w:rPr>
                <w:delText>Coverage</w:delText>
              </w:r>
              <w:r w:rsidR="00B33C28">
                <w:delText xml:space="preserve"> </w:delText>
              </w:r>
              <w:r>
                <w:delText xml:space="preserve">polygon from the </w:delText>
              </w:r>
              <w:r w:rsidRPr="002D4E29">
                <w:rPr>
                  <w:i/>
                  <w:iCs/>
                </w:rPr>
                <w:delText>viewport</w:delText>
              </w:r>
              <w:r>
                <w:delText xml:space="preserve">, The </w:delText>
              </w:r>
              <w:r w:rsidRPr="002D4E29">
                <w:rPr>
                  <w:i/>
                  <w:iCs/>
                </w:rPr>
                <w:delText>viewport</w:delText>
              </w:r>
              <w:r>
                <w:delText xml:space="preserve"> will now only define the uncovered part of the original </w:delText>
              </w:r>
              <w:r w:rsidRPr="002D4E29">
                <w:rPr>
                  <w:i/>
                  <w:iCs/>
                </w:rPr>
                <w:delText>viewport</w:delText>
              </w:r>
            </w:del>
          </w:p>
        </w:tc>
      </w:tr>
      <w:tr w:rsidR="00F33B8C" w14:paraId="78CF9962" w14:textId="77777777" w:rsidTr="00F33B8C">
        <w:trPr>
          <w:del w:id="1712" w:author="Jeff Wootton" w:date="2024-06-24T14:21:00Z"/>
        </w:trPr>
        <w:tc>
          <w:tcPr>
            <w:tcW w:w="846" w:type="dxa"/>
          </w:tcPr>
          <w:p w14:paraId="62386317" w14:textId="77777777" w:rsidR="00F33B8C" w:rsidRPr="00F33B8C" w:rsidRDefault="00F33B8C" w:rsidP="00F33B8C">
            <w:pPr>
              <w:spacing w:before="60" w:after="60" w:line="240" w:lineRule="auto"/>
              <w:jc w:val="left"/>
              <w:rPr>
                <w:del w:id="1713" w:author="Jeff Wootton" w:date="2024-06-24T14:21:00Z" w16du:dateUtc="2024-06-24T12:21:00Z"/>
                <w:b/>
                <w:bCs/>
                <w:lang w:val="en-US"/>
              </w:rPr>
            </w:pPr>
            <w:del w:id="1714" w:author="Jeff Wootton" w:date="2024-06-24T14:21:00Z" w16du:dateUtc="2024-06-24T12:21:00Z">
              <w:r>
                <w:rPr>
                  <w:b/>
                  <w:bCs/>
                  <w:lang w:val="en-US"/>
                </w:rPr>
                <w:delText>3.b.</w:delText>
              </w:r>
            </w:del>
          </w:p>
        </w:tc>
        <w:tc>
          <w:tcPr>
            <w:tcW w:w="8232" w:type="dxa"/>
          </w:tcPr>
          <w:p w14:paraId="283E4AFD" w14:textId="77777777" w:rsidR="00F33B8C" w:rsidRDefault="002D4E29" w:rsidP="00F33B8C">
            <w:pPr>
              <w:spacing w:before="60" w:after="60" w:line="240" w:lineRule="auto"/>
              <w:jc w:val="left"/>
              <w:rPr>
                <w:del w:id="1715" w:author="Jeff Wootton" w:date="2024-06-24T14:21:00Z" w16du:dateUtc="2024-06-24T12:21:00Z"/>
                <w:lang w:val="en-US"/>
              </w:rPr>
            </w:pPr>
            <w:del w:id="1716" w:author="Jeff Wootton" w:date="2024-06-24T14:21:00Z" w16du:dateUtc="2024-06-24T12:21:00Z">
              <w:r>
                <w:delText xml:space="preserve">Decrement </w:delText>
              </w:r>
              <w:r w:rsidRPr="002D4E29">
                <w:rPr>
                  <w:i/>
                  <w:iCs/>
                </w:rPr>
                <w:delText>S</w:delText>
              </w:r>
              <w:r w:rsidR="00790B2E">
                <w:rPr>
                  <w:i/>
                  <w:iCs/>
                </w:rPr>
                <w:delText>cale</w:delText>
              </w:r>
              <w:r w:rsidRPr="002D4E29">
                <w:rPr>
                  <w:i/>
                  <w:iCs/>
                </w:rPr>
                <w:delText>B</w:delText>
              </w:r>
              <w:r w:rsidR="00790B2E">
                <w:rPr>
                  <w:i/>
                  <w:iCs/>
                </w:rPr>
                <w:delText>and</w:delText>
              </w:r>
            </w:del>
          </w:p>
        </w:tc>
      </w:tr>
      <w:tr w:rsidR="00F33B8C" w14:paraId="68CCA6C3" w14:textId="77777777" w:rsidTr="00F33B8C">
        <w:trPr>
          <w:del w:id="1717" w:author="Jeff Wootton" w:date="2024-06-24T14:21:00Z"/>
        </w:trPr>
        <w:tc>
          <w:tcPr>
            <w:tcW w:w="846" w:type="dxa"/>
          </w:tcPr>
          <w:p w14:paraId="4F3C3DC3" w14:textId="77777777" w:rsidR="00F33B8C" w:rsidRPr="00F33B8C" w:rsidRDefault="00F33B8C" w:rsidP="00F33B8C">
            <w:pPr>
              <w:spacing w:before="60" w:after="60" w:line="240" w:lineRule="auto"/>
              <w:jc w:val="left"/>
              <w:rPr>
                <w:del w:id="1718" w:author="Jeff Wootton" w:date="2024-06-24T14:21:00Z" w16du:dateUtc="2024-06-24T12:21:00Z"/>
                <w:b/>
                <w:bCs/>
                <w:lang w:val="en-US"/>
              </w:rPr>
            </w:pPr>
            <w:del w:id="1719" w:author="Jeff Wootton" w:date="2024-06-24T14:21:00Z" w16du:dateUtc="2024-06-24T12:21:00Z">
              <w:r>
                <w:rPr>
                  <w:b/>
                  <w:bCs/>
                  <w:lang w:val="en-US"/>
                </w:rPr>
                <w:delText>3.c.</w:delText>
              </w:r>
            </w:del>
          </w:p>
        </w:tc>
        <w:tc>
          <w:tcPr>
            <w:tcW w:w="8232" w:type="dxa"/>
          </w:tcPr>
          <w:p w14:paraId="551A30BD" w14:textId="77777777" w:rsidR="00F33B8C" w:rsidRDefault="002D4E29" w:rsidP="00B33C28">
            <w:pPr>
              <w:spacing w:before="60" w:after="60" w:line="240" w:lineRule="auto"/>
              <w:jc w:val="left"/>
              <w:rPr>
                <w:del w:id="1720" w:author="Jeff Wootton" w:date="2024-06-24T14:21:00Z" w16du:dateUtc="2024-06-24T12:21:00Z"/>
                <w:lang w:val="en-US"/>
              </w:rPr>
            </w:pPr>
            <w:del w:id="1721" w:author="Jeff Wootton" w:date="2024-06-24T14:21:00Z" w16du:dateUtc="2024-06-24T12:21:00Z">
              <w:r>
                <w:delText xml:space="preserve">If </w:delText>
              </w:r>
              <w:r w:rsidRPr="002D4E29">
                <w:rPr>
                  <w:i/>
                  <w:iCs/>
                </w:rPr>
                <w:delText>S</w:delText>
              </w:r>
              <w:r w:rsidR="00790B2E">
                <w:rPr>
                  <w:i/>
                  <w:iCs/>
                </w:rPr>
                <w:delText>cale</w:delText>
              </w:r>
              <w:r w:rsidRPr="002D4E29">
                <w:rPr>
                  <w:i/>
                  <w:iCs/>
                </w:rPr>
                <w:delText>B</w:delText>
              </w:r>
              <w:r w:rsidR="00790B2E">
                <w:rPr>
                  <w:i/>
                  <w:iCs/>
                </w:rPr>
                <w:delText>and</w:delText>
              </w:r>
              <w:r>
                <w:delText xml:space="preserve"> equals to zero (</w:delText>
              </w:r>
              <w:r w:rsidR="00B33C28">
                <w:delText xml:space="preserve">no </w:delText>
              </w:r>
              <w:r>
                <w:delText>scale band left to investigate)</w:delText>
              </w:r>
            </w:del>
          </w:p>
        </w:tc>
      </w:tr>
      <w:tr w:rsidR="00F33B8C" w14:paraId="7DC735E0" w14:textId="77777777" w:rsidTr="00F33B8C">
        <w:trPr>
          <w:del w:id="1722" w:author="Jeff Wootton" w:date="2024-06-24T14:21:00Z"/>
        </w:trPr>
        <w:tc>
          <w:tcPr>
            <w:tcW w:w="846" w:type="dxa"/>
          </w:tcPr>
          <w:p w14:paraId="0E267A75" w14:textId="77777777" w:rsidR="00F33B8C" w:rsidRPr="00F33B8C" w:rsidRDefault="00F33B8C" w:rsidP="00F33B8C">
            <w:pPr>
              <w:spacing w:before="60" w:after="60" w:line="240" w:lineRule="auto"/>
              <w:jc w:val="left"/>
              <w:rPr>
                <w:del w:id="1723" w:author="Jeff Wootton" w:date="2024-06-24T14:21:00Z" w16du:dateUtc="2024-06-24T12:21:00Z"/>
                <w:b/>
                <w:bCs/>
                <w:lang w:val="en-US"/>
              </w:rPr>
            </w:pPr>
            <w:del w:id="1724" w:author="Jeff Wootton" w:date="2024-06-24T14:21:00Z" w16du:dateUtc="2024-06-24T12:21:00Z">
              <w:r>
                <w:rPr>
                  <w:b/>
                  <w:bCs/>
                  <w:lang w:val="en-US"/>
                </w:rPr>
                <w:delText>3.c.i.</w:delText>
              </w:r>
            </w:del>
          </w:p>
        </w:tc>
        <w:tc>
          <w:tcPr>
            <w:tcW w:w="8232" w:type="dxa"/>
          </w:tcPr>
          <w:p w14:paraId="75349864" w14:textId="77777777" w:rsidR="00F33B8C" w:rsidRDefault="002D4E29" w:rsidP="00F33B8C">
            <w:pPr>
              <w:spacing w:before="60" w:after="60" w:line="240" w:lineRule="auto"/>
              <w:jc w:val="left"/>
              <w:rPr>
                <w:del w:id="1725" w:author="Jeff Wootton" w:date="2024-06-24T14:21:00Z" w16du:dateUtc="2024-06-24T12:21:00Z"/>
                <w:lang w:val="en-US"/>
              </w:rPr>
            </w:pPr>
            <w:del w:id="1726" w:author="Jeff Wootton" w:date="2024-06-24T14:21:00Z" w16du:dateUtc="2024-06-24T12:21:00Z">
              <w:r>
                <w:delText>Return the collected result</w:delText>
              </w:r>
            </w:del>
          </w:p>
        </w:tc>
      </w:tr>
      <w:tr w:rsidR="00F33B8C" w14:paraId="41DA6FAB" w14:textId="77777777" w:rsidTr="00F33B8C">
        <w:trPr>
          <w:del w:id="1727" w:author="Jeff Wootton" w:date="2024-06-24T14:21:00Z"/>
        </w:trPr>
        <w:tc>
          <w:tcPr>
            <w:tcW w:w="846" w:type="dxa"/>
          </w:tcPr>
          <w:p w14:paraId="5E6AD4D3" w14:textId="77777777" w:rsidR="00F33B8C" w:rsidRPr="00F33B8C" w:rsidRDefault="00F33B8C" w:rsidP="00F33B8C">
            <w:pPr>
              <w:spacing w:before="60" w:after="60" w:line="240" w:lineRule="auto"/>
              <w:jc w:val="left"/>
              <w:rPr>
                <w:del w:id="1728" w:author="Jeff Wootton" w:date="2024-06-24T14:21:00Z" w16du:dateUtc="2024-06-24T12:21:00Z"/>
                <w:b/>
                <w:bCs/>
                <w:lang w:val="en-US"/>
              </w:rPr>
            </w:pPr>
            <w:del w:id="1729" w:author="Jeff Wootton" w:date="2024-06-24T14:21:00Z" w16du:dateUtc="2024-06-24T12:21:00Z">
              <w:r>
                <w:rPr>
                  <w:b/>
                  <w:bCs/>
                  <w:lang w:val="en-US"/>
                </w:rPr>
                <w:delText>4.</w:delText>
              </w:r>
            </w:del>
          </w:p>
        </w:tc>
        <w:tc>
          <w:tcPr>
            <w:tcW w:w="8232" w:type="dxa"/>
          </w:tcPr>
          <w:p w14:paraId="437385A2" w14:textId="77777777" w:rsidR="00F33B8C" w:rsidRDefault="002D4E29" w:rsidP="00F33B8C">
            <w:pPr>
              <w:spacing w:before="60" w:after="60" w:line="240" w:lineRule="auto"/>
              <w:jc w:val="left"/>
              <w:rPr>
                <w:del w:id="1730" w:author="Jeff Wootton" w:date="2024-06-24T14:21:00Z" w16du:dateUtc="2024-06-24T12:21:00Z"/>
                <w:lang w:val="en-US"/>
              </w:rPr>
            </w:pPr>
            <w:del w:id="1731" w:author="Jeff Wootton" w:date="2024-06-24T14:21:00Z" w16du:dateUtc="2024-06-24T12:21:00Z">
              <w:r>
                <w:delText>Return the collected result</w:delText>
              </w:r>
            </w:del>
          </w:p>
        </w:tc>
      </w:tr>
    </w:tbl>
    <w:p w14:paraId="73FAC876" w14:textId="77777777" w:rsidR="00F33B8C" w:rsidRDefault="00F33B8C" w:rsidP="002A5302">
      <w:pPr>
        <w:spacing w:after="120" w:line="240" w:lineRule="auto"/>
        <w:rPr>
          <w:del w:id="1732" w:author="Jeff Wootton" w:date="2024-06-24T14:21:00Z" w16du:dateUtc="2024-06-24T12:21:00Z"/>
          <w:lang w:val="en-US"/>
        </w:rPr>
      </w:pPr>
    </w:p>
    <w:p w14:paraId="76E952CC" w14:textId="77777777" w:rsidR="00790B2E" w:rsidRDefault="00790B2E" w:rsidP="002A5302">
      <w:pPr>
        <w:spacing w:after="120" w:line="240" w:lineRule="auto"/>
        <w:rPr>
          <w:del w:id="1733" w:author="Jeff Wootton" w:date="2024-06-24T14:21:00Z" w16du:dateUtc="2024-06-24T12:21:00Z"/>
          <w:lang w:val="en-US"/>
        </w:rPr>
      </w:pPr>
      <w:del w:id="1734" w:author="Jeff Wootton" w:date="2024-06-24T14:21:00Z" w16du:dateUtc="2024-06-24T12:21:00Z">
        <w:r>
          <w:rPr>
            <w:lang w:val="en-US"/>
          </w:rPr>
          <w:delText xml:space="preserve">Note that the algorithm above selects </w:delText>
        </w:r>
        <w:r w:rsidR="00B33C28" w:rsidRPr="00142BCB">
          <w:rPr>
            <w:b/>
            <w:lang w:val="en-US"/>
          </w:rPr>
          <w:delText>D</w:delText>
        </w:r>
        <w:r w:rsidRPr="00142BCB">
          <w:rPr>
            <w:b/>
            <w:lang w:val="en-US"/>
          </w:rPr>
          <w:delText xml:space="preserve">ata </w:delText>
        </w:r>
        <w:r w:rsidR="00B33C28" w:rsidRPr="00142BCB">
          <w:rPr>
            <w:b/>
            <w:lang w:val="en-US"/>
          </w:rPr>
          <w:delText>C</w:delText>
        </w:r>
        <w:r w:rsidRPr="00142BCB">
          <w:rPr>
            <w:b/>
            <w:lang w:val="en-US"/>
          </w:rPr>
          <w:delText>overage</w:delText>
        </w:r>
        <w:r w:rsidR="00B82060">
          <w:rPr>
            <w:lang w:val="en-US"/>
          </w:rPr>
          <w:delText xml:space="preserve"> features</w:delText>
        </w:r>
        <w:r>
          <w:rPr>
            <w:lang w:val="en-US"/>
          </w:rPr>
          <w:delText xml:space="preserve">. The system will then load the associated datasets. In the case where multiple selected </w:delText>
        </w:r>
        <w:r w:rsidR="00B33C28" w:rsidRPr="00142BCB">
          <w:rPr>
            <w:b/>
            <w:lang w:val="en-US"/>
          </w:rPr>
          <w:delText>D</w:delText>
        </w:r>
        <w:r w:rsidRPr="00142BCB">
          <w:rPr>
            <w:b/>
            <w:lang w:val="en-US"/>
          </w:rPr>
          <w:delText xml:space="preserve">ata </w:delText>
        </w:r>
        <w:r w:rsidR="00B33C28" w:rsidRPr="00142BCB">
          <w:rPr>
            <w:b/>
            <w:lang w:val="en-US"/>
          </w:rPr>
          <w:delText>C</w:delText>
        </w:r>
        <w:r w:rsidRPr="00142BCB">
          <w:rPr>
            <w:b/>
            <w:lang w:val="en-US"/>
          </w:rPr>
          <w:delText>overage</w:delText>
        </w:r>
        <w:r w:rsidR="00B82060">
          <w:rPr>
            <w:lang w:val="en-US"/>
          </w:rPr>
          <w:delText xml:space="preserve"> features</w:delText>
        </w:r>
        <w:r>
          <w:rPr>
            <w:lang w:val="en-US"/>
          </w:rPr>
          <w:delText xml:space="preserve"> are associated with the same dataset, this dataset will be loaded only once.</w:delText>
        </w:r>
      </w:del>
    </w:p>
    <w:p w14:paraId="701A46BB" w14:textId="77777777" w:rsidR="00790B2E" w:rsidRDefault="00790B2E" w:rsidP="002A5302">
      <w:pPr>
        <w:spacing w:after="120" w:line="240" w:lineRule="auto"/>
        <w:rPr>
          <w:del w:id="1735" w:author="Jeff Wootton" w:date="2024-06-24T14:21:00Z" w16du:dateUtc="2024-06-24T12:21:00Z"/>
          <w:lang w:val="en-US"/>
        </w:rPr>
      </w:pPr>
    </w:p>
    <w:p w14:paraId="3B18600E" w14:textId="77777777" w:rsidR="002A5302" w:rsidRPr="00D74595" w:rsidRDefault="002A5302" w:rsidP="001D02B5">
      <w:pPr>
        <w:pStyle w:val="ListContinue2"/>
        <w:numPr>
          <w:ilvl w:val="0"/>
          <w:numId w:val="40"/>
        </w:numPr>
        <w:tabs>
          <w:tab w:val="clear" w:pos="800"/>
        </w:tabs>
        <w:spacing w:before="120" w:after="200" w:line="240" w:lineRule="auto"/>
        <w:rPr>
          <w:del w:id="1736" w:author="Jeff Wootton" w:date="2024-06-24T14:21:00Z" w16du:dateUtc="2024-06-24T12:21:00Z"/>
          <w:szCs w:val="22"/>
          <w:lang w:eastAsia="en-US"/>
        </w:rPr>
      </w:pPr>
      <w:bookmarkStart w:id="1737" w:name="_Toc162435504"/>
      <w:del w:id="1738" w:author="Jeff Wootton" w:date="2024-06-24T14:21:00Z" w16du:dateUtc="2024-06-24T12:21:00Z">
        <w:r>
          <w:rPr>
            <w:b/>
            <w:sz w:val="22"/>
            <w:szCs w:val="22"/>
            <w:lang w:eastAsia="en-US"/>
          </w:rPr>
          <w:delText>Data Display Algorithm</w:delText>
        </w:r>
        <w:bookmarkEnd w:id="1737"/>
      </w:del>
    </w:p>
    <w:p w14:paraId="3129D71F" w14:textId="77777777" w:rsidR="002A5302" w:rsidRDefault="00382FD3" w:rsidP="00D74595">
      <w:pPr>
        <w:spacing w:after="120" w:line="240" w:lineRule="auto"/>
        <w:rPr>
          <w:del w:id="1739" w:author="Jeff Wootton" w:date="2024-06-24T14:21:00Z" w16du:dateUtc="2024-06-24T12:21:00Z"/>
        </w:rPr>
      </w:pPr>
      <w:del w:id="1740" w:author="Jeff Wootton" w:date="2024-06-24T14:21:00Z" w16du:dateUtc="2024-06-24T12:21:00Z">
        <w:r w:rsidRPr="00382FD3">
          <w:rPr>
            <w:color w:val="FF0000"/>
          </w:rPr>
          <w:delText xml:space="preserve">[NOTE: </w:delText>
        </w:r>
        <w:r>
          <w:rPr>
            <w:color w:val="FF0000"/>
          </w:rPr>
          <w:delText>For this Edition of S-101,</w:delText>
        </w:r>
        <w:r w:rsidRPr="00382FD3">
          <w:rPr>
            <w:color w:val="FF0000"/>
          </w:rPr>
          <w:delText xml:space="preserve"> 2 </w:delText>
        </w:r>
        <w:r>
          <w:rPr>
            <w:color w:val="FF0000"/>
          </w:rPr>
          <w:delText xml:space="preserve">versions of a data display (rendering) algorithm have been included for implementation and testing purposes, based on revised modelling and guidance for the meta feature </w:delText>
        </w:r>
        <w:r>
          <w:rPr>
            <w:b/>
            <w:bCs/>
            <w:color w:val="FF0000"/>
          </w:rPr>
          <w:delText>Data Coverage</w:delText>
        </w:r>
        <w:r>
          <w:rPr>
            <w:color w:val="FF0000"/>
          </w:rPr>
          <w:delText xml:space="preserve"> (see S-101 Annex A, clause 3.5)</w:delText>
        </w:r>
        <w:r w:rsidRPr="00382FD3">
          <w:rPr>
            <w:color w:val="FF0000"/>
          </w:rPr>
          <w:delText xml:space="preserve">. </w:delText>
        </w:r>
        <w:r>
          <w:rPr>
            <w:color w:val="FF0000"/>
          </w:rPr>
          <w:delText>A consolidated data display algorithm will be included in the next Edition of S-101]</w:delText>
        </w:r>
      </w:del>
    </w:p>
    <w:p w14:paraId="2D2E9887" w14:textId="77777777" w:rsidR="00382FD3" w:rsidRDefault="00382FD3" w:rsidP="00D74595">
      <w:pPr>
        <w:spacing w:after="120" w:line="240" w:lineRule="auto"/>
        <w:rPr>
          <w:del w:id="1741" w:author="Jeff Wootton" w:date="2024-06-24T14:21:00Z" w16du:dateUtc="2024-06-24T12:21:00Z"/>
        </w:rPr>
      </w:pPr>
    </w:p>
    <w:p w14:paraId="6F9E4BD5" w14:textId="77777777" w:rsidR="00602D3E" w:rsidRPr="00602D3E" w:rsidRDefault="00602D3E" w:rsidP="001D02B5">
      <w:pPr>
        <w:pStyle w:val="ListContinue2"/>
        <w:numPr>
          <w:ilvl w:val="1"/>
          <w:numId w:val="40"/>
        </w:numPr>
        <w:tabs>
          <w:tab w:val="clear" w:pos="800"/>
        </w:tabs>
        <w:spacing w:before="120" w:after="120" w:line="240" w:lineRule="auto"/>
        <w:rPr>
          <w:del w:id="1742" w:author="Jeff Wootton" w:date="2024-06-24T14:21:00Z" w16du:dateUtc="2024-06-24T12:21:00Z"/>
          <w:szCs w:val="22"/>
          <w:lang w:eastAsia="en-US"/>
        </w:rPr>
      </w:pPr>
      <w:bookmarkStart w:id="1743" w:name="_Toc162435505"/>
      <w:del w:id="1744" w:author="Jeff Wootton" w:date="2024-06-24T14:21:00Z" w16du:dateUtc="2024-06-24T12:21:00Z">
        <w:r>
          <w:rPr>
            <w:b/>
            <w:sz w:val="22"/>
            <w:szCs w:val="22"/>
            <w:lang w:eastAsia="en-US"/>
          </w:rPr>
          <w:delText>Data display algorithm (based on minimum display scale)</w:delText>
        </w:r>
        <w:bookmarkEnd w:id="1743"/>
      </w:del>
    </w:p>
    <w:p w14:paraId="26D00D96" w14:textId="77777777" w:rsidR="00602D3E" w:rsidRPr="00295FE5" w:rsidRDefault="00602D3E" w:rsidP="001D02B5">
      <w:pPr>
        <w:pStyle w:val="ListContinue2"/>
        <w:numPr>
          <w:ilvl w:val="2"/>
          <w:numId w:val="40"/>
        </w:numPr>
        <w:tabs>
          <w:tab w:val="clear" w:pos="432"/>
        </w:tabs>
        <w:spacing w:before="120" w:after="120" w:line="240" w:lineRule="auto"/>
        <w:rPr>
          <w:del w:id="1745" w:author="Jeff Wootton" w:date="2024-06-24T14:21:00Z" w16du:dateUtc="2024-06-24T12:21:00Z"/>
          <w:lang w:eastAsia="en-US"/>
        </w:rPr>
      </w:pPr>
      <w:bookmarkStart w:id="1746" w:name="_Toc162435506"/>
      <w:bookmarkStart w:id="1747" w:name="_Hlk161390735"/>
      <w:del w:id="1748" w:author="Jeff Wootton" w:date="2024-06-24T14:21:00Z" w16du:dateUtc="2024-06-24T12:21:00Z">
        <w:r w:rsidRPr="00C94429">
          <w:rPr>
            <w:b/>
            <w:lang w:eastAsia="en-US"/>
          </w:rPr>
          <w:delText>General</w:delText>
        </w:r>
        <w:bookmarkEnd w:id="1746"/>
      </w:del>
    </w:p>
    <w:bookmarkEnd w:id="1747"/>
    <w:p w14:paraId="16A5F9DA" w14:textId="77777777" w:rsidR="005E2640" w:rsidRDefault="005E2640" w:rsidP="00602D3E">
      <w:pPr>
        <w:spacing w:after="60" w:line="240" w:lineRule="auto"/>
        <w:rPr>
          <w:del w:id="1749" w:author="Jeff Wootton" w:date="2024-06-24T14:21:00Z" w16du:dateUtc="2024-06-24T12:21:00Z"/>
          <w:lang w:val="en-US"/>
        </w:rPr>
      </w:pPr>
      <w:del w:id="1750" w:author="Jeff Wootton" w:date="2024-06-24T14:21:00Z" w16du:dateUtc="2024-06-24T12:21:00Z">
        <w:r>
          <w:rPr>
            <w:lang w:val="en-US"/>
          </w:rPr>
          <w:delText>After the data-coverages are selected and the associated data-sets are loaded the chart display will be generated by:</w:delText>
        </w:r>
      </w:del>
    </w:p>
    <w:p w14:paraId="786EE92C" w14:textId="77777777" w:rsidR="005E2640" w:rsidRDefault="005E2640" w:rsidP="001D02B5">
      <w:pPr>
        <w:pStyle w:val="ListParagraph"/>
        <w:numPr>
          <w:ilvl w:val="0"/>
          <w:numId w:val="34"/>
        </w:numPr>
        <w:spacing w:after="60"/>
        <w:ind w:left="284" w:hanging="284"/>
        <w:contextualSpacing w:val="0"/>
        <w:rPr>
          <w:del w:id="1751" w:author="Jeff Wootton" w:date="2024-06-24T14:21:00Z" w16du:dateUtc="2024-06-24T12:21:00Z"/>
          <w:lang w:val="en-US"/>
        </w:rPr>
      </w:pPr>
      <w:del w:id="1752" w:author="Jeff Wootton" w:date="2024-06-24T14:21:00Z" w16du:dateUtc="2024-06-24T12:21:00Z">
        <w:r w:rsidRPr="00411691">
          <w:rPr>
            <w:lang w:val="en-US"/>
          </w:rPr>
          <w:delText xml:space="preserve">Create a set of drawing instructions for each dataset. This step is called portrayal and defined by the rules in the </w:delText>
        </w:r>
        <w:r w:rsidR="0088377A">
          <w:rPr>
            <w:lang w:val="en-US"/>
          </w:rPr>
          <w:delText>P</w:delText>
        </w:r>
        <w:r w:rsidRPr="00411691">
          <w:rPr>
            <w:lang w:val="en-US"/>
          </w:rPr>
          <w:delText xml:space="preserve">ortrayal </w:delText>
        </w:r>
        <w:r w:rsidR="0088377A">
          <w:rPr>
            <w:lang w:val="en-US"/>
          </w:rPr>
          <w:delText>C</w:delText>
        </w:r>
        <w:r w:rsidRPr="00411691">
          <w:rPr>
            <w:lang w:val="en-US"/>
          </w:rPr>
          <w:delText>atalogue.</w:delText>
        </w:r>
      </w:del>
    </w:p>
    <w:p w14:paraId="51F43A0A" w14:textId="77777777" w:rsidR="005E2640" w:rsidRDefault="005E2640" w:rsidP="001D02B5">
      <w:pPr>
        <w:pStyle w:val="ListParagraph"/>
        <w:numPr>
          <w:ilvl w:val="0"/>
          <w:numId w:val="34"/>
        </w:numPr>
        <w:spacing w:after="120" w:line="240" w:lineRule="auto"/>
        <w:ind w:left="284" w:hanging="284"/>
        <w:rPr>
          <w:del w:id="1753" w:author="Jeff Wootton" w:date="2024-06-24T14:21:00Z" w16du:dateUtc="2024-06-24T12:21:00Z"/>
          <w:lang w:val="en-US"/>
        </w:rPr>
      </w:pPr>
      <w:del w:id="1754" w:author="Jeff Wootton" w:date="2024-06-24T14:21:00Z" w16du:dateUtc="2024-06-24T12:21:00Z">
        <w:r>
          <w:rPr>
            <w:lang w:val="en-US"/>
          </w:rPr>
          <w:delText>Render the drawing instructions as described below.</w:delText>
        </w:r>
      </w:del>
    </w:p>
    <w:p w14:paraId="2163719E" w14:textId="77777777" w:rsidR="005E2640" w:rsidRPr="00586AEC" w:rsidRDefault="005E2640" w:rsidP="00602D3E">
      <w:pPr>
        <w:spacing w:after="60" w:line="240" w:lineRule="auto"/>
        <w:rPr>
          <w:del w:id="1755" w:author="Jeff Wootton" w:date="2024-06-24T14:21:00Z" w16du:dateUtc="2024-06-24T12:21:00Z"/>
          <w:u w:val="single"/>
          <w:lang w:val="en-US"/>
        </w:rPr>
      </w:pPr>
      <w:del w:id="1756" w:author="Jeff Wootton" w:date="2024-06-24T14:21:00Z" w16du:dateUtc="2024-06-24T12:21:00Z">
        <w:r w:rsidRPr="00586AEC">
          <w:rPr>
            <w:u w:val="single"/>
            <w:lang w:val="en-US"/>
          </w:rPr>
          <w:delText>Notes:</w:delText>
        </w:r>
      </w:del>
    </w:p>
    <w:p w14:paraId="7F0A8805" w14:textId="77777777" w:rsidR="005E2640" w:rsidRDefault="005E2640" w:rsidP="001D02B5">
      <w:pPr>
        <w:pStyle w:val="ListParagraph"/>
        <w:numPr>
          <w:ilvl w:val="0"/>
          <w:numId w:val="35"/>
        </w:numPr>
        <w:spacing w:after="60" w:line="240" w:lineRule="auto"/>
        <w:ind w:left="284" w:hanging="284"/>
        <w:contextualSpacing w:val="0"/>
        <w:rPr>
          <w:del w:id="1757" w:author="Jeff Wootton" w:date="2024-06-24T14:21:00Z" w16du:dateUtc="2024-06-24T12:21:00Z"/>
          <w:lang w:val="en-US"/>
        </w:rPr>
      </w:pPr>
      <w:del w:id="1758" w:author="Jeff Wootton" w:date="2024-06-24T14:21:00Z" w16du:dateUtc="2024-06-24T12:21:00Z">
        <w:r>
          <w:rPr>
            <w:lang w:val="en-US"/>
          </w:rPr>
          <w:delText>Datasets can only be portrayed entirely, there is no mechanism to only portray single data-coverages</w:delText>
        </w:r>
      </w:del>
    </w:p>
    <w:p w14:paraId="52112EE9" w14:textId="77777777" w:rsidR="005E2640" w:rsidRDefault="005E2640" w:rsidP="001D02B5">
      <w:pPr>
        <w:pStyle w:val="ListParagraph"/>
        <w:numPr>
          <w:ilvl w:val="0"/>
          <w:numId w:val="35"/>
        </w:numPr>
        <w:ind w:left="284" w:hanging="284"/>
        <w:rPr>
          <w:del w:id="1759" w:author="Jeff Wootton" w:date="2024-06-24T14:21:00Z" w16du:dateUtc="2024-06-24T12:21:00Z"/>
          <w:lang w:val="en-US"/>
        </w:rPr>
      </w:pPr>
      <w:del w:id="1760" w:author="Jeff Wootton" w:date="2024-06-24T14:21:00Z" w16du:dateUtc="2024-06-24T12:21:00Z">
        <w:r>
          <w:rPr>
            <w:lang w:val="en-US"/>
          </w:rPr>
          <w:delText>The algorithm assumes that the rendering is made by using a kind of the ‘Painters algorithm’. This means an opaque fill will completely obscure what has been rendered at this position before. This does not mean that any implementation must follow this approach, other techniques like Z-Buffer technique may be used. The algorithm will not give implementation details, any implementor has the freedom to reach the desired result in the most effective way.</w:delText>
        </w:r>
      </w:del>
    </w:p>
    <w:p w14:paraId="78418DA9" w14:textId="77777777" w:rsidR="00586AEC" w:rsidRPr="00295FE5" w:rsidRDefault="00586AEC" w:rsidP="001D02B5">
      <w:pPr>
        <w:pStyle w:val="ListContinue2"/>
        <w:numPr>
          <w:ilvl w:val="2"/>
          <w:numId w:val="40"/>
        </w:numPr>
        <w:tabs>
          <w:tab w:val="clear" w:pos="432"/>
        </w:tabs>
        <w:spacing w:before="120" w:after="120" w:line="240" w:lineRule="auto"/>
        <w:rPr>
          <w:del w:id="1761" w:author="Jeff Wootton" w:date="2024-06-24T14:21:00Z" w16du:dateUtc="2024-06-24T12:21:00Z"/>
          <w:lang w:eastAsia="en-US"/>
        </w:rPr>
      </w:pPr>
      <w:bookmarkStart w:id="1762" w:name="_Toc162435507"/>
      <w:del w:id="1763" w:author="Jeff Wootton" w:date="2024-06-24T14:21:00Z" w16du:dateUtc="2024-06-24T12:21:00Z">
        <w:r w:rsidRPr="00C94429">
          <w:rPr>
            <w:b/>
            <w:lang w:val="en-US" w:eastAsia="en-US"/>
          </w:rPr>
          <w:delText>The Rendering Algorithm</w:delText>
        </w:r>
        <w:bookmarkEnd w:id="1762"/>
      </w:del>
    </w:p>
    <w:p w14:paraId="05E4979D" w14:textId="77777777" w:rsidR="005E2640" w:rsidRPr="007F1F7B" w:rsidRDefault="005E2640" w:rsidP="00586AEC">
      <w:pPr>
        <w:spacing w:after="120" w:line="240" w:lineRule="auto"/>
        <w:rPr>
          <w:del w:id="1764" w:author="Jeff Wootton" w:date="2024-06-24T14:21:00Z" w16du:dateUtc="2024-06-24T12:21:00Z"/>
          <w:lang w:val="en-US"/>
        </w:rPr>
      </w:pPr>
      <w:del w:id="1765" w:author="Jeff Wootton" w:date="2024-06-24T14:21:00Z" w16du:dateUtc="2024-06-24T12:21:00Z">
        <w:r>
          <w:rPr>
            <w:lang w:val="en-US"/>
          </w:rPr>
          <w:delText>The first step is to group the datasets into subsets which we will denote ‘Layer’. The criteria for the separation will be the</w:delText>
        </w:r>
        <w:r w:rsidR="00586AEC">
          <w:rPr>
            <w:lang w:val="en-US"/>
          </w:rPr>
          <w:delText xml:space="preserve"> value for the attribute</w:delText>
        </w:r>
        <w:r>
          <w:rPr>
            <w:lang w:val="en-US"/>
          </w:rPr>
          <w:delText xml:space="preserve"> </w:delText>
        </w:r>
        <w:r w:rsidRPr="0088377A">
          <w:rPr>
            <w:b/>
            <w:bCs/>
            <w:lang w:val="en-US"/>
          </w:rPr>
          <w:delText>minimum display scale</w:delText>
        </w:r>
        <w:r>
          <w:rPr>
            <w:lang w:val="en-US"/>
          </w:rPr>
          <w:delText xml:space="preserve"> </w:delText>
        </w:r>
        <w:r w:rsidR="00586AEC">
          <w:rPr>
            <w:lang w:val="en-US"/>
          </w:rPr>
          <w:delText xml:space="preserve">for the </w:delText>
        </w:r>
        <w:r w:rsidR="00586AEC">
          <w:rPr>
            <w:b/>
            <w:bCs/>
            <w:lang w:val="en-US"/>
          </w:rPr>
          <w:delText>Data Coverage</w:delText>
        </w:r>
        <w:r w:rsidR="00586AEC">
          <w:rPr>
            <w:lang w:val="en-US"/>
          </w:rPr>
          <w:delText xml:space="preserve"> feature(s)</w:delText>
        </w:r>
        <w:r w:rsidR="00586AEC" w:rsidRPr="0088377A">
          <w:rPr>
            <w:lang w:val="en-US"/>
          </w:rPr>
          <w:delText xml:space="preserve"> </w:delText>
        </w:r>
        <w:r w:rsidR="00586AEC">
          <w:rPr>
            <w:lang w:val="en-US"/>
          </w:rPr>
          <w:delText>for</w:delText>
        </w:r>
        <w:r>
          <w:rPr>
            <w:lang w:val="en-US"/>
          </w:rPr>
          <w:delText xml:space="preserve"> the dataset. Note that all data</w:delText>
        </w:r>
        <w:r w:rsidR="00586AEC">
          <w:rPr>
            <w:lang w:val="en-US"/>
          </w:rPr>
          <w:delText xml:space="preserve"> </w:delText>
        </w:r>
        <w:r>
          <w:rPr>
            <w:lang w:val="en-US"/>
          </w:rPr>
          <w:delText xml:space="preserve">coverages within a dataset </w:delText>
        </w:r>
        <w:r w:rsidR="00586AEC">
          <w:rPr>
            <w:lang w:val="en-US"/>
          </w:rPr>
          <w:delText>must</w:delText>
        </w:r>
        <w:r>
          <w:rPr>
            <w:lang w:val="en-US"/>
          </w:rPr>
          <w:delText xml:space="preserve"> </w:delText>
        </w:r>
        <w:r w:rsidR="00586AEC">
          <w:rPr>
            <w:lang w:val="en-US"/>
          </w:rPr>
          <w:delText>have</w:delText>
        </w:r>
        <w:r>
          <w:rPr>
            <w:lang w:val="en-US"/>
          </w:rPr>
          <w:delText xml:space="preserve"> the same </w:delText>
        </w:r>
        <w:r w:rsidR="00586AEC">
          <w:rPr>
            <w:lang w:val="en-US"/>
          </w:rPr>
          <w:delText xml:space="preserve">value for </w:delText>
        </w:r>
        <w:r w:rsidRPr="0088377A">
          <w:rPr>
            <w:b/>
            <w:bCs/>
            <w:lang w:val="en-US"/>
          </w:rPr>
          <w:delText>minimum display scale</w:delText>
        </w:r>
        <w:r>
          <w:rPr>
            <w:lang w:val="en-US"/>
          </w:rPr>
          <w:delText xml:space="preserve"> and datasets with the same minimum display scale are not allowed to overlap. To be precise, the union of all data</w:delText>
        </w:r>
        <w:r w:rsidR="00586AEC">
          <w:rPr>
            <w:lang w:val="en-US"/>
          </w:rPr>
          <w:delText xml:space="preserve"> </w:delText>
        </w:r>
        <w:r>
          <w:rPr>
            <w:lang w:val="en-US"/>
          </w:rPr>
          <w:delText>coverages of one dataset must not overlap the union of the data</w:delText>
        </w:r>
        <w:r w:rsidR="00586AEC">
          <w:rPr>
            <w:lang w:val="en-US"/>
          </w:rPr>
          <w:delText xml:space="preserve"> </w:delText>
        </w:r>
        <w:r>
          <w:rPr>
            <w:lang w:val="en-US"/>
          </w:rPr>
          <w:delText xml:space="preserve">coverages of another dataset with the same minimum display scale. </w:delText>
        </w:r>
      </w:del>
    </w:p>
    <w:p w14:paraId="2D992865" w14:textId="77777777" w:rsidR="005E2640" w:rsidRDefault="005E2640" w:rsidP="00586AEC">
      <w:pPr>
        <w:spacing w:after="120" w:line="240" w:lineRule="auto"/>
        <w:rPr>
          <w:del w:id="1766" w:author="Jeff Wootton" w:date="2024-06-24T14:21:00Z" w16du:dateUtc="2024-06-24T12:21:00Z"/>
          <w:lang w:val="en-US"/>
        </w:rPr>
      </w:pPr>
      <w:del w:id="1767" w:author="Jeff Wootton" w:date="2024-06-24T14:21:00Z" w16du:dateUtc="2024-06-24T12:21:00Z">
        <w:r>
          <w:rPr>
            <w:lang w:val="en-US"/>
          </w:rPr>
          <w:delText>Then the ‘Layers’ are sorted by their minimum display scale and sequentially rendered starting with the smallest minimum display scale.</w:delText>
        </w:r>
      </w:del>
    </w:p>
    <w:p w14:paraId="67AF73AB" w14:textId="77777777" w:rsidR="005E2640" w:rsidRPr="008303CB" w:rsidRDefault="005E2640" w:rsidP="00F72D30">
      <w:pPr>
        <w:spacing w:after="0" w:line="240" w:lineRule="auto"/>
        <w:ind w:firstLine="340"/>
        <w:rPr>
          <w:del w:id="1768" w:author="Jeff Wootton" w:date="2024-06-24T14:21:00Z" w16du:dateUtc="2024-06-24T12:21:00Z"/>
          <w:lang w:val="en-US"/>
        </w:rPr>
      </w:pPr>
      <w:del w:id="1769" w:author="Jeff Wootton" w:date="2024-06-24T14:21:00Z" w16du:dateUtc="2024-06-24T12:21:00Z">
        <w:r>
          <w:rPr>
            <w:noProof/>
            <w:lang w:val="en-US" w:eastAsia="en-US"/>
          </w:rPr>
          <mc:AlternateContent>
            <mc:Choice Requires="wps">
              <w:drawing>
                <wp:anchor distT="0" distB="0" distL="114300" distR="114300" simplePos="0" relativeHeight="251670016" behindDoc="0" locked="0" layoutInCell="1" allowOverlap="1" wp14:anchorId="5FADCA21" wp14:editId="29304415">
                  <wp:simplePos x="0" y="0"/>
                  <wp:positionH relativeFrom="column">
                    <wp:posOffset>0</wp:posOffset>
                  </wp:positionH>
                  <wp:positionV relativeFrom="paragraph">
                    <wp:posOffset>0</wp:posOffset>
                  </wp:positionV>
                  <wp:extent cx="1828800" cy="1828800"/>
                  <wp:effectExtent l="0" t="0" r="0" b="0"/>
                  <wp:wrapSquare wrapText="bothSides"/>
                  <wp:docPr id="37523872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1EB2D7C" w14:textId="77777777" w:rsidR="005E2640" w:rsidRDefault="005E2640" w:rsidP="00F72D30">
                              <w:pPr>
                                <w:spacing w:after="120" w:line="240" w:lineRule="auto"/>
                                <w:rPr>
                                  <w:del w:id="1770" w:author="Jeff Wootton" w:date="2024-06-24T14:21:00Z" w16du:dateUtc="2024-06-24T12:21:00Z"/>
                                  <w:i/>
                                  <w:iCs/>
                                  <w:lang w:val="en-US"/>
                                </w:rPr>
                              </w:pPr>
                              <w:del w:id="1771" w:author="Jeff Wootton" w:date="2024-06-24T14:21:00Z" w16du:dateUtc="2024-06-24T12:21:00Z">
                                <w:r w:rsidRPr="00332ACE">
                                  <w:rPr>
                                    <w:b/>
                                    <w:bCs/>
                                    <w:lang w:val="en-US"/>
                                  </w:rPr>
                                  <w:delText>Algorithm</w:delText>
                                </w:r>
                                <w:r>
                                  <w:rPr>
                                    <w:lang w:val="en-US"/>
                                  </w:rPr>
                                  <w:delText xml:space="preserve">: </w:delText>
                                </w:r>
                                <w:r w:rsidRPr="00332ACE">
                                  <w:rPr>
                                    <w:i/>
                                    <w:iCs/>
                                    <w:lang w:val="en-US"/>
                                  </w:rPr>
                                  <w:delText>RenderChartImage</w:delText>
                                </w:r>
                              </w:del>
                            </w:p>
                            <w:p w14:paraId="263CB634" w14:textId="77777777" w:rsidR="005E2640" w:rsidRDefault="005E2640" w:rsidP="005E2640">
                              <w:pPr>
                                <w:spacing w:after="0" w:line="240" w:lineRule="auto"/>
                                <w:rPr>
                                  <w:del w:id="1772" w:author="Jeff Wootton" w:date="2024-06-24T14:21:00Z" w16du:dateUtc="2024-06-24T12:21:00Z"/>
                                  <w:i/>
                                  <w:iCs/>
                                  <w:lang w:val="en-US"/>
                                </w:rPr>
                              </w:pPr>
                              <w:del w:id="1773" w:author="Jeff Wootton" w:date="2024-06-24T14:21:00Z" w16du:dateUtc="2024-06-24T12:21:00Z">
                                <w:r w:rsidRPr="00332ACE">
                                  <w:rPr>
                                    <w:b/>
                                    <w:bCs/>
                                    <w:lang w:val="en-US"/>
                                  </w:rPr>
                                  <w:delText>Input</w:delText>
                                </w:r>
                                <w:r>
                                  <w:rPr>
                                    <w:lang w:val="en-US"/>
                                  </w:rPr>
                                  <w:delText xml:space="preserve">: </w:delText>
                                </w:r>
                                <w:r>
                                  <w:rPr>
                                    <w:lang w:val="en-US"/>
                                  </w:rPr>
                                  <w:tab/>
                                  <w:delText xml:space="preserve">A set of datasets </w:delText>
                                </w:r>
                                <w:r w:rsidRPr="00332ACE">
                                  <w:rPr>
                                    <w:i/>
                                    <w:iCs/>
                                    <w:lang w:val="en-US"/>
                                  </w:rPr>
                                  <w:delText>dataSets</w:delText>
                                </w:r>
                              </w:del>
                            </w:p>
                            <w:p w14:paraId="0226BFA9" w14:textId="77777777" w:rsidR="005E2640" w:rsidRDefault="005E2640" w:rsidP="00586AEC">
                              <w:pPr>
                                <w:spacing w:after="120" w:line="240" w:lineRule="auto"/>
                                <w:ind w:left="340" w:firstLine="340"/>
                                <w:rPr>
                                  <w:del w:id="1774" w:author="Jeff Wootton" w:date="2024-06-24T14:21:00Z" w16du:dateUtc="2024-06-24T12:21:00Z"/>
                                  <w:lang w:val="en-US"/>
                                </w:rPr>
                              </w:pPr>
                              <w:del w:id="1775" w:author="Jeff Wootton" w:date="2024-06-24T14:21:00Z" w16du:dateUtc="2024-06-24T12:21:00Z">
                                <w:r w:rsidRPr="00332ACE">
                                  <w:rPr>
                                    <w:lang w:val="en-US"/>
                                  </w:rPr>
                                  <w:delText xml:space="preserve">A drawing device </w:delText>
                                </w:r>
                              </w:del>
                            </w:p>
                            <w:p w14:paraId="239376E9" w14:textId="77777777" w:rsidR="005E2640" w:rsidRPr="00FE1157" w:rsidRDefault="005E2640" w:rsidP="00586AEC">
                              <w:pPr>
                                <w:spacing w:after="60" w:line="240" w:lineRule="auto"/>
                                <w:rPr>
                                  <w:del w:id="1776" w:author="Jeff Wootton" w:date="2024-06-24T14:21:00Z" w16du:dateUtc="2024-06-24T12:21:00Z"/>
                                  <w:i/>
                                  <w:iCs/>
                                  <w:lang w:val="en-US"/>
                                </w:rPr>
                              </w:pPr>
                              <w:del w:id="1777" w:author="Jeff Wootton" w:date="2024-06-24T14:21:00Z" w16du:dateUtc="2024-06-24T12:21:00Z">
                                <w:r w:rsidRPr="00332ACE">
                                  <w:rPr>
                                    <w:lang w:val="en-US"/>
                                  </w:rPr>
                                  <w:delText>Split the set dataSets</w:delText>
                                </w:r>
                                <w:r>
                                  <w:rPr>
                                    <w:lang w:val="en-US"/>
                                  </w:rPr>
                                  <w:delText xml:space="preserve"> into sub-sets denoted l</w:delText>
                                </w:r>
                                <w:r w:rsidRPr="00332ACE">
                                  <w:rPr>
                                    <w:i/>
                                    <w:iCs/>
                                    <w:lang w:val="en-US"/>
                                  </w:rPr>
                                  <w:delText>ayer</w:delText>
                                </w:r>
                                <w:r w:rsidRPr="00332ACE">
                                  <w:rPr>
                                    <w:i/>
                                    <w:iCs/>
                                    <w:vertAlign w:val="subscript"/>
                                    <w:lang w:val="en-US"/>
                                  </w:rPr>
                                  <w:delText>0</w:delText>
                                </w:r>
                                <w:r>
                                  <w:rPr>
                                    <w:lang w:val="en-US"/>
                                  </w:rPr>
                                  <w:delText xml:space="preserve">, </w:delText>
                                </w:r>
                                <w:r w:rsidRPr="00332ACE">
                                  <w:rPr>
                                    <w:i/>
                                    <w:iCs/>
                                    <w:lang w:val="en-US"/>
                                  </w:rPr>
                                  <w:delText>layer</w:delText>
                                </w:r>
                                <w:r w:rsidRPr="00332ACE">
                                  <w:rPr>
                                    <w:i/>
                                    <w:iCs/>
                                    <w:vertAlign w:val="subscript"/>
                                    <w:lang w:val="en-US"/>
                                  </w:rPr>
                                  <w:delText>1</w:delText>
                                </w:r>
                                <w:r>
                                  <w:rPr>
                                    <w:lang w:val="en-US"/>
                                  </w:rPr>
                                  <w:delText xml:space="preserve">, … such that the minimum display scale of each dataset in one </w:delText>
                                </w:r>
                                <w:r w:rsidRPr="00332ACE">
                                  <w:rPr>
                                    <w:i/>
                                    <w:iCs/>
                                    <w:lang w:val="en-US"/>
                                  </w:rPr>
                                  <w:delText>layer</w:delText>
                                </w:r>
                                <w:r w:rsidRPr="00332ACE">
                                  <w:rPr>
                                    <w:i/>
                                    <w:iCs/>
                                    <w:vertAlign w:val="subscript"/>
                                    <w:lang w:val="en-US"/>
                                  </w:rPr>
                                  <w:delText>x</w:delText>
                                </w:r>
                                <w:r>
                                  <w:rPr>
                                    <w:lang w:val="en-US"/>
                                  </w:rPr>
                                  <w:delText xml:space="preserve"> is the same.</w:delText>
                                </w:r>
                              </w:del>
                            </w:p>
                            <w:p w14:paraId="6B458B2E" w14:textId="77777777" w:rsidR="005E2640" w:rsidRPr="00332ACE" w:rsidRDefault="005E2640" w:rsidP="001D02B5">
                              <w:pPr>
                                <w:pStyle w:val="ListParagraph"/>
                                <w:numPr>
                                  <w:ilvl w:val="0"/>
                                  <w:numId w:val="41"/>
                                </w:numPr>
                                <w:spacing w:after="60" w:line="240" w:lineRule="auto"/>
                                <w:ind w:left="567" w:hanging="283"/>
                                <w:contextualSpacing w:val="0"/>
                                <w:rPr>
                                  <w:del w:id="1778" w:author="Jeff Wootton" w:date="2024-06-24T14:21:00Z" w16du:dateUtc="2024-06-24T12:21:00Z"/>
                                  <w:i/>
                                  <w:iCs/>
                                  <w:lang w:val="en-US"/>
                                </w:rPr>
                              </w:pPr>
                              <w:del w:id="1779" w:author="Jeff Wootton" w:date="2024-06-24T14:21:00Z" w16du:dateUtc="2024-06-24T12:21:00Z">
                                <w:r>
                                  <w:rPr>
                                    <w:lang w:val="en-US"/>
                                  </w:rPr>
                                  <w:delText xml:space="preserve">Sort the </w:delText>
                                </w:r>
                                <w:r w:rsidRPr="00332ACE">
                                  <w:rPr>
                                    <w:i/>
                                    <w:iCs/>
                                    <w:lang w:val="en-US"/>
                                  </w:rPr>
                                  <w:delText>layer</w:delText>
                                </w:r>
                                <w:r w:rsidRPr="00332ACE">
                                  <w:rPr>
                                    <w:i/>
                                    <w:iCs/>
                                    <w:vertAlign w:val="subscript"/>
                                    <w:lang w:val="en-US"/>
                                  </w:rPr>
                                  <w:delText>1</w:delText>
                                </w:r>
                                <w:r w:rsidRPr="00332ACE">
                                  <w:rPr>
                                    <w:i/>
                                    <w:iCs/>
                                    <w:lang w:val="en-US"/>
                                  </w:rPr>
                                  <w:delText xml:space="preserve"> .. layer</w:delText>
                                </w:r>
                                <w:r w:rsidRPr="00332ACE">
                                  <w:rPr>
                                    <w:i/>
                                    <w:iCs/>
                                    <w:vertAlign w:val="subscript"/>
                                    <w:lang w:val="en-US"/>
                                  </w:rPr>
                                  <w:delText>n</w:delText>
                                </w:r>
                                <w:r>
                                  <w:rPr>
                                    <w:lang w:val="en-US"/>
                                  </w:rPr>
                                  <w:delText xml:space="preserve"> by its associated minimum display scale</w:delText>
                                </w:r>
                              </w:del>
                            </w:p>
                            <w:p w14:paraId="65F95FF1" w14:textId="77777777" w:rsidR="005E2640" w:rsidRDefault="005E2640" w:rsidP="001D02B5">
                              <w:pPr>
                                <w:pStyle w:val="ListParagraph"/>
                                <w:numPr>
                                  <w:ilvl w:val="0"/>
                                  <w:numId w:val="41"/>
                                </w:numPr>
                                <w:spacing w:after="60" w:line="240" w:lineRule="auto"/>
                                <w:ind w:left="567" w:hanging="283"/>
                                <w:contextualSpacing w:val="0"/>
                                <w:rPr>
                                  <w:del w:id="1780" w:author="Jeff Wootton" w:date="2024-06-24T14:21:00Z" w16du:dateUtc="2024-06-24T12:21:00Z"/>
                                  <w:lang w:val="en-US"/>
                                </w:rPr>
                              </w:pPr>
                              <w:del w:id="1781" w:author="Jeff Wootton" w:date="2024-06-24T14:21:00Z" w16du:dateUtc="2024-06-24T12:21:00Z">
                                <w:r w:rsidRPr="005E5F75">
                                  <w:rPr>
                                    <w:lang w:val="en-US"/>
                                  </w:rPr>
                                  <w:delText xml:space="preserve">Clear the drawing device (e.g. by filling </w:delText>
                                </w:r>
                                <w:r>
                                  <w:rPr>
                                    <w:lang w:val="en-US"/>
                                  </w:rPr>
                                  <w:delText xml:space="preserve">the drawing device </w:delText>
                                </w:r>
                                <w:r w:rsidRPr="005E5F75">
                                  <w:rPr>
                                    <w:lang w:val="en-US"/>
                                  </w:rPr>
                                  <w:delText>with the NODTA colour or pattern.</w:delText>
                                </w:r>
                              </w:del>
                            </w:p>
                            <w:p w14:paraId="2AE280AF" w14:textId="77777777" w:rsidR="005E2640" w:rsidRDefault="005E2640" w:rsidP="001D02B5">
                              <w:pPr>
                                <w:pStyle w:val="ListParagraph"/>
                                <w:numPr>
                                  <w:ilvl w:val="0"/>
                                  <w:numId w:val="41"/>
                                </w:numPr>
                                <w:spacing w:after="60" w:line="240" w:lineRule="auto"/>
                                <w:ind w:left="567" w:hanging="283"/>
                                <w:contextualSpacing w:val="0"/>
                                <w:rPr>
                                  <w:del w:id="1782" w:author="Jeff Wootton" w:date="2024-06-24T14:21:00Z" w16du:dateUtc="2024-06-24T12:21:00Z"/>
                                  <w:lang w:val="en-US"/>
                                </w:rPr>
                              </w:pPr>
                              <w:del w:id="1783" w:author="Jeff Wootton" w:date="2024-06-24T14:21:00Z" w16du:dateUtc="2024-06-24T12:21:00Z">
                                <w:r>
                                  <w:rPr>
                                    <w:lang w:val="en-US"/>
                                  </w:rPr>
                                  <w:delText xml:space="preserve">Iterate over all </w:delText>
                                </w:r>
                                <w:r w:rsidRPr="00332ACE">
                                  <w:rPr>
                                    <w:i/>
                                    <w:iCs/>
                                    <w:lang w:val="en-US"/>
                                  </w:rPr>
                                  <w:delText>layer</w:delText>
                                </w:r>
                                <w:r w:rsidRPr="00332ACE">
                                  <w:rPr>
                                    <w:i/>
                                    <w:iCs/>
                                    <w:vertAlign w:val="subscript"/>
                                    <w:lang w:val="en-US"/>
                                  </w:rPr>
                                  <w:delText>x</w:delText>
                                </w:r>
                                <w:r>
                                  <w:rPr>
                                    <w:lang w:val="en-US"/>
                                  </w:rPr>
                                  <w:delText xml:space="preserve"> starting with the smallest minimum display scale</w:delText>
                                </w:r>
                              </w:del>
                            </w:p>
                            <w:p w14:paraId="4E6F9523" w14:textId="77777777" w:rsidR="005E2640" w:rsidRPr="00332ACE" w:rsidRDefault="005E2640" w:rsidP="001D02B5">
                              <w:pPr>
                                <w:pStyle w:val="ListParagraph"/>
                                <w:numPr>
                                  <w:ilvl w:val="0"/>
                                  <w:numId w:val="41"/>
                                </w:numPr>
                                <w:spacing w:after="120" w:line="240" w:lineRule="auto"/>
                                <w:ind w:left="567" w:hanging="283"/>
                                <w:contextualSpacing w:val="0"/>
                                <w:rPr>
                                  <w:del w:id="1784" w:author="Jeff Wootton" w:date="2024-06-24T14:21:00Z" w16du:dateUtc="2024-06-24T12:21:00Z"/>
                                  <w:lang w:val="en-US"/>
                                </w:rPr>
                              </w:pPr>
                              <w:del w:id="1785" w:author="Jeff Wootton" w:date="2024-06-24T14:21:00Z" w16du:dateUtc="2024-06-24T12:21:00Z">
                                <w:r>
                                  <w:rPr>
                                    <w:lang w:val="en-US"/>
                                  </w:rPr>
                                  <w:delText xml:space="preserve">Render the layer with the algorithm </w:delText>
                                </w:r>
                                <w:r w:rsidRPr="00332ACE">
                                  <w:rPr>
                                    <w:i/>
                                    <w:iCs/>
                                    <w:lang w:val="en-US"/>
                                  </w:rPr>
                                  <w:delText>RenderLayer</w:delText>
                                </w:r>
                              </w:del>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ADCA21" id="Text Box 1" o:spid="_x0000_s1028" type="#_x0000_t202" style="position:absolute;left:0;text-align:left;margin-left:0;margin-top:0;width:2in;height:2in;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b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ydDwFqoj4uCgHxFv+Vph+kfmwwtzOBPYH855eMZDasCa4CRRUoP79bf76I9UoZWSFmespAaXgBL9&#10;3SCFd+PpNI5kUqY3XyaouGvL9tpi9s0KsM0x7pPlSYz+QQ+idNC84TIs45toYobjyyUNg7gK/dzj&#10;MnGxXCYnHELLwqPZWB5TD6C+dm/M2RNZAXl+gmEWWfGOs943Rnq73AdkLhEaUe4xPYGPA5y4OS1b&#10;3JBrPXldfgmL3wA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ChsFt0rAgAAWgQAAA4AAAAAAAAAAAAAAAAALgIAAGRycy9lMm9Eb2Mu&#10;eG1sUEsBAi0AFAAGAAgAAAAhALcMAwjXAAAABQEAAA8AAAAAAAAAAAAAAAAAhQQAAGRycy9kb3du&#10;cmV2LnhtbFBLBQYAAAAABAAEAPMAAACJBQAAAAA=&#10;" filled="f" strokeweight=".5pt">
                  <v:textbox style="mso-fit-shape-to-text:t">
                    <w:txbxContent>
                      <w:p w14:paraId="31EB2D7C" w14:textId="77777777" w:rsidR="005E2640" w:rsidRDefault="005E2640" w:rsidP="00F72D30">
                        <w:pPr>
                          <w:spacing w:after="120" w:line="240" w:lineRule="auto"/>
                          <w:rPr>
                            <w:del w:id="1786" w:author="Jeff Wootton" w:date="2024-06-24T14:21:00Z" w16du:dateUtc="2024-06-24T12:21:00Z"/>
                            <w:i/>
                            <w:iCs/>
                            <w:lang w:val="en-US"/>
                          </w:rPr>
                        </w:pPr>
                        <w:del w:id="1787" w:author="Jeff Wootton" w:date="2024-06-24T14:21:00Z" w16du:dateUtc="2024-06-24T12:21:00Z">
                          <w:r w:rsidRPr="00332ACE">
                            <w:rPr>
                              <w:b/>
                              <w:bCs/>
                              <w:lang w:val="en-US"/>
                            </w:rPr>
                            <w:delText>Algorithm</w:delText>
                          </w:r>
                          <w:r>
                            <w:rPr>
                              <w:lang w:val="en-US"/>
                            </w:rPr>
                            <w:delText xml:space="preserve">: </w:delText>
                          </w:r>
                          <w:r w:rsidRPr="00332ACE">
                            <w:rPr>
                              <w:i/>
                              <w:iCs/>
                              <w:lang w:val="en-US"/>
                            </w:rPr>
                            <w:delText>RenderChartImage</w:delText>
                          </w:r>
                        </w:del>
                      </w:p>
                      <w:p w14:paraId="263CB634" w14:textId="77777777" w:rsidR="005E2640" w:rsidRDefault="005E2640" w:rsidP="005E2640">
                        <w:pPr>
                          <w:spacing w:after="0" w:line="240" w:lineRule="auto"/>
                          <w:rPr>
                            <w:del w:id="1788" w:author="Jeff Wootton" w:date="2024-06-24T14:21:00Z" w16du:dateUtc="2024-06-24T12:21:00Z"/>
                            <w:i/>
                            <w:iCs/>
                            <w:lang w:val="en-US"/>
                          </w:rPr>
                        </w:pPr>
                        <w:del w:id="1789" w:author="Jeff Wootton" w:date="2024-06-24T14:21:00Z" w16du:dateUtc="2024-06-24T12:21:00Z">
                          <w:r w:rsidRPr="00332ACE">
                            <w:rPr>
                              <w:b/>
                              <w:bCs/>
                              <w:lang w:val="en-US"/>
                            </w:rPr>
                            <w:delText>Input</w:delText>
                          </w:r>
                          <w:r>
                            <w:rPr>
                              <w:lang w:val="en-US"/>
                            </w:rPr>
                            <w:delText xml:space="preserve">: </w:delText>
                          </w:r>
                          <w:r>
                            <w:rPr>
                              <w:lang w:val="en-US"/>
                            </w:rPr>
                            <w:tab/>
                            <w:delText xml:space="preserve">A set of datasets </w:delText>
                          </w:r>
                          <w:r w:rsidRPr="00332ACE">
                            <w:rPr>
                              <w:i/>
                              <w:iCs/>
                              <w:lang w:val="en-US"/>
                            </w:rPr>
                            <w:delText>dataSets</w:delText>
                          </w:r>
                        </w:del>
                      </w:p>
                      <w:p w14:paraId="0226BFA9" w14:textId="77777777" w:rsidR="005E2640" w:rsidRDefault="005E2640" w:rsidP="00586AEC">
                        <w:pPr>
                          <w:spacing w:after="120" w:line="240" w:lineRule="auto"/>
                          <w:ind w:left="340" w:firstLine="340"/>
                          <w:rPr>
                            <w:del w:id="1790" w:author="Jeff Wootton" w:date="2024-06-24T14:21:00Z" w16du:dateUtc="2024-06-24T12:21:00Z"/>
                            <w:lang w:val="en-US"/>
                          </w:rPr>
                        </w:pPr>
                        <w:del w:id="1791" w:author="Jeff Wootton" w:date="2024-06-24T14:21:00Z" w16du:dateUtc="2024-06-24T12:21:00Z">
                          <w:r w:rsidRPr="00332ACE">
                            <w:rPr>
                              <w:lang w:val="en-US"/>
                            </w:rPr>
                            <w:delText xml:space="preserve">A drawing device </w:delText>
                          </w:r>
                        </w:del>
                      </w:p>
                      <w:p w14:paraId="239376E9" w14:textId="77777777" w:rsidR="005E2640" w:rsidRPr="00FE1157" w:rsidRDefault="005E2640" w:rsidP="00586AEC">
                        <w:pPr>
                          <w:spacing w:after="60" w:line="240" w:lineRule="auto"/>
                          <w:rPr>
                            <w:del w:id="1792" w:author="Jeff Wootton" w:date="2024-06-24T14:21:00Z" w16du:dateUtc="2024-06-24T12:21:00Z"/>
                            <w:i/>
                            <w:iCs/>
                            <w:lang w:val="en-US"/>
                          </w:rPr>
                        </w:pPr>
                        <w:del w:id="1793" w:author="Jeff Wootton" w:date="2024-06-24T14:21:00Z" w16du:dateUtc="2024-06-24T12:21:00Z">
                          <w:r w:rsidRPr="00332ACE">
                            <w:rPr>
                              <w:lang w:val="en-US"/>
                            </w:rPr>
                            <w:delText>Split the set dataSets</w:delText>
                          </w:r>
                          <w:r>
                            <w:rPr>
                              <w:lang w:val="en-US"/>
                            </w:rPr>
                            <w:delText xml:space="preserve"> into sub-sets denoted l</w:delText>
                          </w:r>
                          <w:r w:rsidRPr="00332ACE">
                            <w:rPr>
                              <w:i/>
                              <w:iCs/>
                              <w:lang w:val="en-US"/>
                            </w:rPr>
                            <w:delText>ayer</w:delText>
                          </w:r>
                          <w:r w:rsidRPr="00332ACE">
                            <w:rPr>
                              <w:i/>
                              <w:iCs/>
                              <w:vertAlign w:val="subscript"/>
                              <w:lang w:val="en-US"/>
                            </w:rPr>
                            <w:delText>0</w:delText>
                          </w:r>
                          <w:r>
                            <w:rPr>
                              <w:lang w:val="en-US"/>
                            </w:rPr>
                            <w:delText xml:space="preserve">, </w:delText>
                          </w:r>
                          <w:r w:rsidRPr="00332ACE">
                            <w:rPr>
                              <w:i/>
                              <w:iCs/>
                              <w:lang w:val="en-US"/>
                            </w:rPr>
                            <w:delText>layer</w:delText>
                          </w:r>
                          <w:r w:rsidRPr="00332ACE">
                            <w:rPr>
                              <w:i/>
                              <w:iCs/>
                              <w:vertAlign w:val="subscript"/>
                              <w:lang w:val="en-US"/>
                            </w:rPr>
                            <w:delText>1</w:delText>
                          </w:r>
                          <w:r>
                            <w:rPr>
                              <w:lang w:val="en-US"/>
                            </w:rPr>
                            <w:delText xml:space="preserve">, … such that the minimum display scale of each dataset in one </w:delText>
                          </w:r>
                          <w:r w:rsidRPr="00332ACE">
                            <w:rPr>
                              <w:i/>
                              <w:iCs/>
                              <w:lang w:val="en-US"/>
                            </w:rPr>
                            <w:delText>layer</w:delText>
                          </w:r>
                          <w:r w:rsidRPr="00332ACE">
                            <w:rPr>
                              <w:i/>
                              <w:iCs/>
                              <w:vertAlign w:val="subscript"/>
                              <w:lang w:val="en-US"/>
                            </w:rPr>
                            <w:delText>x</w:delText>
                          </w:r>
                          <w:r>
                            <w:rPr>
                              <w:lang w:val="en-US"/>
                            </w:rPr>
                            <w:delText xml:space="preserve"> is the same.</w:delText>
                          </w:r>
                        </w:del>
                      </w:p>
                      <w:p w14:paraId="6B458B2E" w14:textId="77777777" w:rsidR="005E2640" w:rsidRPr="00332ACE" w:rsidRDefault="005E2640" w:rsidP="001D02B5">
                        <w:pPr>
                          <w:pStyle w:val="ListParagraph"/>
                          <w:numPr>
                            <w:ilvl w:val="0"/>
                            <w:numId w:val="41"/>
                          </w:numPr>
                          <w:spacing w:after="60" w:line="240" w:lineRule="auto"/>
                          <w:ind w:left="567" w:hanging="283"/>
                          <w:contextualSpacing w:val="0"/>
                          <w:rPr>
                            <w:del w:id="1794" w:author="Jeff Wootton" w:date="2024-06-24T14:21:00Z" w16du:dateUtc="2024-06-24T12:21:00Z"/>
                            <w:i/>
                            <w:iCs/>
                            <w:lang w:val="en-US"/>
                          </w:rPr>
                        </w:pPr>
                        <w:del w:id="1795" w:author="Jeff Wootton" w:date="2024-06-24T14:21:00Z" w16du:dateUtc="2024-06-24T12:21:00Z">
                          <w:r>
                            <w:rPr>
                              <w:lang w:val="en-US"/>
                            </w:rPr>
                            <w:delText xml:space="preserve">Sort the </w:delText>
                          </w:r>
                          <w:r w:rsidRPr="00332ACE">
                            <w:rPr>
                              <w:i/>
                              <w:iCs/>
                              <w:lang w:val="en-US"/>
                            </w:rPr>
                            <w:delText>layer</w:delText>
                          </w:r>
                          <w:r w:rsidRPr="00332ACE">
                            <w:rPr>
                              <w:i/>
                              <w:iCs/>
                              <w:vertAlign w:val="subscript"/>
                              <w:lang w:val="en-US"/>
                            </w:rPr>
                            <w:delText>1</w:delText>
                          </w:r>
                          <w:r w:rsidRPr="00332ACE">
                            <w:rPr>
                              <w:i/>
                              <w:iCs/>
                              <w:lang w:val="en-US"/>
                            </w:rPr>
                            <w:delText xml:space="preserve"> .. layer</w:delText>
                          </w:r>
                          <w:r w:rsidRPr="00332ACE">
                            <w:rPr>
                              <w:i/>
                              <w:iCs/>
                              <w:vertAlign w:val="subscript"/>
                              <w:lang w:val="en-US"/>
                            </w:rPr>
                            <w:delText>n</w:delText>
                          </w:r>
                          <w:r>
                            <w:rPr>
                              <w:lang w:val="en-US"/>
                            </w:rPr>
                            <w:delText xml:space="preserve"> by its associated minimum display scale</w:delText>
                          </w:r>
                        </w:del>
                      </w:p>
                      <w:p w14:paraId="65F95FF1" w14:textId="77777777" w:rsidR="005E2640" w:rsidRDefault="005E2640" w:rsidP="001D02B5">
                        <w:pPr>
                          <w:pStyle w:val="ListParagraph"/>
                          <w:numPr>
                            <w:ilvl w:val="0"/>
                            <w:numId w:val="41"/>
                          </w:numPr>
                          <w:spacing w:after="60" w:line="240" w:lineRule="auto"/>
                          <w:ind w:left="567" w:hanging="283"/>
                          <w:contextualSpacing w:val="0"/>
                          <w:rPr>
                            <w:del w:id="1796" w:author="Jeff Wootton" w:date="2024-06-24T14:21:00Z" w16du:dateUtc="2024-06-24T12:21:00Z"/>
                            <w:lang w:val="en-US"/>
                          </w:rPr>
                        </w:pPr>
                        <w:del w:id="1797" w:author="Jeff Wootton" w:date="2024-06-24T14:21:00Z" w16du:dateUtc="2024-06-24T12:21:00Z">
                          <w:r w:rsidRPr="005E5F75">
                            <w:rPr>
                              <w:lang w:val="en-US"/>
                            </w:rPr>
                            <w:delText xml:space="preserve">Clear the drawing device (e.g. by filling </w:delText>
                          </w:r>
                          <w:r>
                            <w:rPr>
                              <w:lang w:val="en-US"/>
                            </w:rPr>
                            <w:delText xml:space="preserve">the drawing device </w:delText>
                          </w:r>
                          <w:r w:rsidRPr="005E5F75">
                            <w:rPr>
                              <w:lang w:val="en-US"/>
                            </w:rPr>
                            <w:delText>with the NODTA colour or pattern.</w:delText>
                          </w:r>
                        </w:del>
                      </w:p>
                      <w:p w14:paraId="2AE280AF" w14:textId="77777777" w:rsidR="005E2640" w:rsidRDefault="005E2640" w:rsidP="001D02B5">
                        <w:pPr>
                          <w:pStyle w:val="ListParagraph"/>
                          <w:numPr>
                            <w:ilvl w:val="0"/>
                            <w:numId w:val="41"/>
                          </w:numPr>
                          <w:spacing w:after="60" w:line="240" w:lineRule="auto"/>
                          <w:ind w:left="567" w:hanging="283"/>
                          <w:contextualSpacing w:val="0"/>
                          <w:rPr>
                            <w:del w:id="1798" w:author="Jeff Wootton" w:date="2024-06-24T14:21:00Z" w16du:dateUtc="2024-06-24T12:21:00Z"/>
                            <w:lang w:val="en-US"/>
                          </w:rPr>
                        </w:pPr>
                        <w:del w:id="1799" w:author="Jeff Wootton" w:date="2024-06-24T14:21:00Z" w16du:dateUtc="2024-06-24T12:21:00Z">
                          <w:r>
                            <w:rPr>
                              <w:lang w:val="en-US"/>
                            </w:rPr>
                            <w:delText xml:space="preserve">Iterate over all </w:delText>
                          </w:r>
                          <w:r w:rsidRPr="00332ACE">
                            <w:rPr>
                              <w:i/>
                              <w:iCs/>
                              <w:lang w:val="en-US"/>
                            </w:rPr>
                            <w:delText>layer</w:delText>
                          </w:r>
                          <w:r w:rsidRPr="00332ACE">
                            <w:rPr>
                              <w:i/>
                              <w:iCs/>
                              <w:vertAlign w:val="subscript"/>
                              <w:lang w:val="en-US"/>
                            </w:rPr>
                            <w:delText>x</w:delText>
                          </w:r>
                          <w:r>
                            <w:rPr>
                              <w:lang w:val="en-US"/>
                            </w:rPr>
                            <w:delText xml:space="preserve"> starting with the smallest minimum display scale</w:delText>
                          </w:r>
                        </w:del>
                      </w:p>
                      <w:p w14:paraId="4E6F9523" w14:textId="77777777" w:rsidR="005E2640" w:rsidRPr="00332ACE" w:rsidRDefault="005E2640" w:rsidP="001D02B5">
                        <w:pPr>
                          <w:pStyle w:val="ListParagraph"/>
                          <w:numPr>
                            <w:ilvl w:val="0"/>
                            <w:numId w:val="41"/>
                          </w:numPr>
                          <w:spacing w:after="120" w:line="240" w:lineRule="auto"/>
                          <w:ind w:left="567" w:hanging="283"/>
                          <w:contextualSpacing w:val="0"/>
                          <w:rPr>
                            <w:del w:id="1800" w:author="Jeff Wootton" w:date="2024-06-24T14:21:00Z" w16du:dateUtc="2024-06-24T12:21:00Z"/>
                            <w:lang w:val="en-US"/>
                          </w:rPr>
                        </w:pPr>
                        <w:del w:id="1801" w:author="Jeff Wootton" w:date="2024-06-24T14:21:00Z" w16du:dateUtc="2024-06-24T12:21:00Z">
                          <w:r>
                            <w:rPr>
                              <w:lang w:val="en-US"/>
                            </w:rPr>
                            <w:delText xml:space="preserve">Render the layer with the algorithm </w:delText>
                          </w:r>
                          <w:r w:rsidRPr="00332ACE">
                            <w:rPr>
                              <w:i/>
                              <w:iCs/>
                              <w:lang w:val="en-US"/>
                            </w:rPr>
                            <w:delText>RenderLayer</w:delText>
                          </w:r>
                        </w:del>
                      </w:p>
                    </w:txbxContent>
                  </v:textbox>
                  <w10:wrap type="square"/>
                </v:shape>
              </w:pict>
            </mc:Fallback>
          </mc:AlternateContent>
        </w:r>
      </w:del>
    </w:p>
    <w:p w14:paraId="50F5642D" w14:textId="77777777" w:rsidR="005E2640" w:rsidRDefault="005E2640" w:rsidP="00F72D30">
      <w:pPr>
        <w:spacing w:after="120" w:line="240" w:lineRule="auto"/>
        <w:rPr>
          <w:del w:id="1802" w:author="Jeff Wootton" w:date="2024-06-24T14:21:00Z" w16du:dateUtc="2024-06-24T12:21:00Z"/>
          <w:lang w:val="en-US"/>
        </w:rPr>
      </w:pPr>
      <w:del w:id="1803" w:author="Jeff Wootton" w:date="2024-06-24T14:21:00Z" w16du:dateUtc="2024-06-24T12:21:00Z">
        <w:r w:rsidRPr="008303CB">
          <w:rPr>
            <w:lang w:val="en-US"/>
          </w:rPr>
          <w:delText>N</w:delText>
        </w:r>
        <w:r w:rsidR="00F72D30">
          <w:rPr>
            <w:lang w:val="en-US"/>
          </w:rPr>
          <w:delText>OTE 1</w:delText>
        </w:r>
        <w:r>
          <w:rPr>
            <w:lang w:val="en-US"/>
          </w:rPr>
          <w:delText>: For the sake of simplicity the concept of display planes (</w:delText>
        </w:r>
        <w:r w:rsidR="00F72D30">
          <w:rPr>
            <w:lang w:val="en-US"/>
          </w:rPr>
          <w:delText>that is,</w:delText>
        </w:r>
        <w:r>
          <w:rPr>
            <w:lang w:val="en-US"/>
          </w:rPr>
          <w:delText xml:space="preserve"> under and over radar) is not considered here. Without loss of generality the algorithm can be used multiple times to create the images for each display plane. One way of achieving </w:delText>
        </w:r>
        <w:r w:rsidR="00F72D30">
          <w:rPr>
            <w:lang w:val="en-US"/>
          </w:rPr>
          <w:delText>this</w:delText>
        </w:r>
        <w:r>
          <w:rPr>
            <w:lang w:val="en-US"/>
          </w:rPr>
          <w:delText xml:space="preserve"> is to split the output of the portrayal into subsets</w:delText>
        </w:r>
        <w:r w:rsidR="00F72D30">
          <w:rPr>
            <w:lang w:val="en-US"/>
          </w:rPr>
          <w:delText>;</w:delText>
        </w:r>
        <w:r>
          <w:rPr>
            <w:lang w:val="en-US"/>
          </w:rPr>
          <w:delText xml:space="preserve"> one for each display plane and run the algorithm for each subset.</w:delText>
        </w:r>
      </w:del>
    </w:p>
    <w:p w14:paraId="7110F241" w14:textId="77777777" w:rsidR="005E2640" w:rsidRDefault="005E2640" w:rsidP="00F72D30">
      <w:pPr>
        <w:spacing w:after="120" w:line="240" w:lineRule="auto"/>
        <w:rPr>
          <w:del w:id="1804" w:author="Jeff Wootton" w:date="2024-06-24T14:21:00Z" w16du:dateUtc="2024-06-24T12:21:00Z"/>
          <w:lang w:val="en-US"/>
        </w:rPr>
      </w:pPr>
      <w:del w:id="1805" w:author="Jeff Wootton" w:date="2024-06-24T14:21:00Z" w16du:dateUtc="2024-06-24T12:21:00Z">
        <w:r>
          <w:rPr>
            <w:lang w:val="en-US"/>
          </w:rPr>
          <w:delText>N</w:delText>
        </w:r>
        <w:r w:rsidR="00F72D30">
          <w:rPr>
            <w:lang w:val="en-US"/>
          </w:rPr>
          <w:delText>OTE 2</w:delText>
        </w:r>
        <w:r>
          <w:rPr>
            <w:lang w:val="en-US"/>
          </w:rPr>
          <w:delText>: The algorithm as described here does not distinguish between official and non-official data. It could be achieved by taking this into acount during the grouping of the input datasets.</w:delText>
        </w:r>
      </w:del>
    </w:p>
    <w:p w14:paraId="322A94A3" w14:textId="77777777" w:rsidR="00F72D30" w:rsidRPr="00295FE5" w:rsidRDefault="00F72D30" w:rsidP="001D02B5">
      <w:pPr>
        <w:pStyle w:val="ListContinue2"/>
        <w:numPr>
          <w:ilvl w:val="2"/>
          <w:numId w:val="40"/>
        </w:numPr>
        <w:tabs>
          <w:tab w:val="clear" w:pos="432"/>
        </w:tabs>
        <w:spacing w:before="120" w:after="120" w:line="240" w:lineRule="auto"/>
        <w:rPr>
          <w:del w:id="1806" w:author="Jeff Wootton" w:date="2024-06-24T14:21:00Z" w16du:dateUtc="2024-06-24T12:21:00Z"/>
          <w:lang w:eastAsia="en-US"/>
        </w:rPr>
      </w:pPr>
      <w:bookmarkStart w:id="1807" w:name="_Toc162435508"/>
      <w:del w:id="1808" w:author="Jeff Wootton" w:date="2024-06-24T14:21:00Z" w16du:dateUtc="2024-06-24T12:21:00Z">
        <w:r w:rsidRPr="00C94429">
          <w:rPr>
            <w:b/>
            <w:lang w:val="en-US" w:eastAsia="en-US"/>
          </w:rPr>
          <w:delText>The Algorithm RenderLayer</w:delText>
        </w:r>
        <w:bookmarkEnd w:id="1807"/>
      </w:del>
    </w:p>
    <w:p w14:paraId="2694EFC8" w14:textId="77777777" w:rsidR="005E2640" w:rsidRDefault="0088377A" w:rsidP="005E2640">
      <w:pPr>
        <w:rPr>
          <w:del w:id="1809" w:author="Jeff Wootton" w:date="2024-06-24T14:21:00Z" w16du:dateUtc="2024-06-24T12:21:00Z"/>
          <w:lang w:val="en-US"/>
        </w:rPr>
      </w:pPr>
      <w:del w:id="1810" w:author="Jeff Wootton" w:date="2024-06-24T14:21:00Z" w16du:dateUtc="2024-06-24T12:21:00Z">
        <w:r>
          <w:rPr>
            <w:noProof/>
            <w:lang w:val="en-US" w:eastAsia="en-US"/>
          </w:rPr>
          <mc:AlternateContent>
            <mc:Choice Requires="wps">
              <w:drawing>
                <wp:anchor distT="0" distB="0" distL="114300" distR="114300" simplePos="0" relativeHeight="251671040" behindDoc="0" locked="0" layoutInCell="1" allowOverlap="1" wp14:anchorId="3BB0A947" wp14:editId="035AE5DC">
                  <wp:simplePos x="0" y="0"/>
                  <wp:positionH relativeFrom="margin">
                    <wp:align>left</wp:align>
                  </wp:positionH>
                  <wp:positionV relativeFrom="paragraph">
                    <wp:posOffset>387350</wp:posOffset>
                  </wp:positionV>
                  <wp:extent cx="1828800" cy="1828800"/>
                  <wp:effectExtent l="0" t="0" r="13970" b="22860"/>
                  <wp:wrapSquare wrapText="bothSides"/>
                  <wp:docPr id="194332425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1AE1096" w14:textId="77777777" w:rsidR="005E2640" w:rsidRDefault="005E2640" w:rsidP="00F72D30">
                              <w:pPr>
                                <w:spacing w:after="120" w:line="240" w:lineRule="auto"/>
                                <w:rPr>
                                  <w:del w:id="1811" w:author="Jeff Wootton" w:date="2024-06-24T14:21:00Z" w16du:dateUtc="2024-06-24T12:21:00Z"/>
                                  <w:lang w:val="en-US"/>
                                </w:rPr>
                              </w:pPr>
                              <w:del w:id="1812" w:author="Jeff Wootton" w:date="2024-06-24T14:21:00Z" w16du:dateUtc="2024-06-24T12:21:00Z">
                                <w:r w:rsidRPr="00125EDC">
                                  <w:rPr>
                                    <w:b/>
                                    <w:bCs/>
                                    <w:lang w:val="en-US"/>
                                  </w:rPr>
                                  <w:delText>Algorithm</w:delText>
                                </w:r>
                                <w:r>
                                  <w:rPr>
                                    <w:lang w:val="en-US"/>
                                  </w:rPr>
                                  <w:delText>: RenderLayer</w:delText>
                                </w:r>
                              </w:del>
                            </w:p>
                            <w:p w14:paraId="4DBF2155" w14:textId="77777777" w:rsidR="005E2640" w:rsidRDefault="005E2640" w:rsidP="00F72D30">
                              <w:pPr>
                                <w:spacing w:after="120" w:line="240" w:lineRule="auto"/>
                                <w:jc w:val="left"/>
                                <w:rPr>
                                  <w:del w:id="1813" w:author="Jeff Wootton" w:date="2024-06-24T14:21:00Z" w16du:dateUtc="2024-06-24T12:21:00Z"/>
                                  <w:lang w:val="en-US"/>
                                </w:rPr>
                              </w:pPr>
                              <w:del w:id="1814" w:author="Jeff Wootton" w:date="2024-06-24T14:21:00Z" w16du:dateUtc="2024-06-24T12:21:00Z">
                                <w:r w:rsidRPr="00125EDC">
                                  <w:rPr>
                                    <w:b/>
                                    <w:bCs/>
                                    <w:lang w:val="en-US"/>
                                  </w:rPr>
                                  <w:delText>Input</w:delText>
                                </w:r>
                                <w:r>
                                  <w:rPr>
                                    <w:lang w:val="en-US"/>
                                  </w:rPr>
                                  <w:delText xml:space="preserve">: </w:delText>
                                </w:r>
                                <w:r>
                                  <w:rPr>
                                    <w:lang w:val="en-US"/>
                                  </w:rPr>
                                  <w:tab/>
                                  <w:delText xml:space="preserve">A set of datasets </w:delText>
                                </w:r>
                                <w:r w:rsidRPr="00125EDC">
                                  <w:rPr>
                                    <w:i/>
                                    <w:iCs/>
                                    <w:lang w:val="en-US"/>
                                  </w:rPr>
                                  <w:delText>dataSets</w:delText>
                                </w:r>
                                <w:r>
                                  <w:rPr>
                                    <w:lang w:val="en-US"/>
                                  </w:rPr>
                                  <w:delText xml:space="preserve"> that have the same minimum display scale</w:delText>
                                </w:r>
                                <w:r>
                                  <w:rPr>
                                    <w:lang w:val="en-US"/>
                                  </w:rPr>
                                  <w:br/>
                                </w:r>
                                <w:r>
                                  <w:rPr>
                                    <w:lang w:val="en-US"/>
                                  </w:rPr>
                                  <w:tab/>
                                </w:r>
                                <w:r>
                                  <w:rPr>
                                    <w:lang w:val="en-US"/>
                                  </w:rPr>
                                  <w:tab/>
                                  <w:delText>A drawing device</w:delText>
                                </w:r>
                              </w:del>
                            </w:p>
                            <w:p w14:paraId="386EA7B9" w14:textId="77777777" w:rsidR="005E2640" w:rsidRDefault="005E2640" w:rsidP="001D02B5">
                              <w:pPr>
                                <w:pStyle w:val="ListParagraph"/>
                                <w:numPr>
                                  <w:ilvl w:val="0"/>
                                  <w:numId w:val="42"/>
                                </w:numPr>
                                <w:spacing w:after="60" w:line="240" w:lineRule="auto"/>
                                <w:ind w:left="567" w:hanging="283"/>
                                <w:contextualSpacing w:val="0"/>
                                <w:rPr>
                                  <w:del w:id="1815" w:author="Jeff Wootton" w:date="2024-06-24T14:21:00Z" w16du:dateUtc="2024-06-24T12:21:00Z"/>
                                  <w:lang w:val="en-US"/>
                                </w:rPr>
                              </w:pPr>
                              <w:del w:id="1816" w:author="Jeff Wootton" w:date="2024-06-24T14:21:00Z" w16du:dateUtc="2024-06-24T12:21:00Z">
                                <w:r w:rsidRPr="00125EDC">
                                  <w:rPr>
                                    <w:b/>
                                    <w:bCs/>
                                    <w:lang w:val="en-US"/>
                                  </w:rPr>
                                  <w:delText>For</w:delText>
                                </w:r>
                                <w:r w:rsidRPr="004C4E7A">
                                  <w:rPr>
                                    <w:lang w:val="en-US"/>
                                  </w:rPr>
                                  <w:delText xml:space="preserve"> each display priority </w:delText>
                                </w:r>
                                <w:r w:rsidRPr="00125EDC">
                                  <w:rPr>
                                    <w:i/>
                                    <w:iCs/>
                                    <w:lang w:val="en-US"/>
                                  </w:rPr>
                                  <w:delText>displayPriority</w:delText>
                                </w:r>
                                <w:r w:rsidRPr="004C4E7A">
                                  <w:rPr>
                                    <w:lang w:val="en-US"/>
                                  </w:rPr>
                                  <w:delText xml:space="preserve"> starting with the smallest</w:delText>
                                </w:r>
                              </w:del>
                            </w:p>
                            <w:p w14:paraId="082548FD" w14:textId="77777777" w:rsidR="005E2640" w:rsidRPr="00125EDC" w:rsidRDefault="005E2640" w:rsidP="001D02B5">
                              <w:pPr>
                                <w:pStyle w:val="ListParagraph"/>
                                <w:numPr>
                                  <w:ilvl w:val="1"/>
                                  <w:numId w:val="42"/>
                                </w:numPr>
                                <w:spacing w:after="60" w:line="240" w:lineRule="auto"/>
                                <w:ind w:left="993" w:hanging="284"/>
                                <w:contextualSpacing w:val="0"/>
                                <w:rPr>
                                  <w:del w:id="1817" w:author="Jeff Wootton" w:date="2024-06-24T14:21:00Z" w16du:dateUtc="2024-06-24T12:21:00Z"/>
                                  <w:lang w:val="en-US"/>
                                </w:rPr>
                              </w:pPr>
                              <w:del w:id="1818" w:author="Jeff Wootton" w:date="2024-06-24T14:21:00Z" w16du:dateUtc="2024-06-24T12:21:00Z">
                                <w:r>
                                  <w:rPr>
                                    <w:lang w:val="en-US"/>
                                  </w:rPr>
                                  <w:delText xml:space="preserve">Collect the drawing instructions (except text instructions) from each dataset’s display instructions that are assigned to </w:delText>
                                </w:r>
                                <w:r w:rsidRPr="00125EDC">
                                  <w:rPr>
                                    <w:i/>
                                    <w:iCs/>
                                    <w:lang w:val="en-US"/>
                                  </w:rPr>
                                  <w:delText>displayPriority</w:delText>
                                </w:r>
                              </w:del>
                            </w:p>
                            <w:p w14:paraId="196DD127" w14:textId="77777777" w:rsidR="005E2640" w:rsidRDefault="005E2640" w:rsidP="001D02B5">
                              <w:pPr>
                                <w:pStyle w:val="ListParagraph"/>
                                <w:numPr>
                                  <w:ilvl w:val="1"/>
                                  <w:numId w:val="42"/>
                                </w:numPr>
                                <w:spacing w:after="60" w:line="240" w:lineRule="auto"/>
                                <w:ind w:left="993" w:hanging="284"/>
                                <w:contextualSpacing w:val="0"/>
                                <w:rPr>
                                  <w:del w:id="1819" w:author="Jeff Wootton" w:date="2024-06-24T14:21:00Z" w16du:dateUtc="2024-06-24T12:21:00Z"/>
                                  <w:lang w:val="en-US"/>
                                </w:rPr>
                              </w:pPr>
                              <w:del w:id="1820" w:author="Jeff Wootton" w:date="2024-06-24T14:21:00Z" w16du:dateUtc="2024-06-24T12:21:00Z">
                                <w:r>
                                  <w:rPr>
                                    <w:lang w:val="en-US"/>
                                  </w:rPr>
                                  <w:delText>Render the area instructions from that collection</w:delText>
                                </w:r>
                              </w:del>
                            </w:p>
                            <w:p w14:paraId="24FD8456" w14:textId="77777777" w:rsidR="005E2640" w:rsidRDefault="005E2640" w:rsidP="001D02B5">
                              <w:pPr>
                                <w:pStyle w:val="ListParagraph"/>
                                <w:numPr>
                                  <w:ilvl w:val="1"/>
                                  <w:numId w:val="42"/>
                                </w:numPr>
                                <w:spacing w:after="60" w:line="240" w:lineRule="auto"/>
                                <w:ind w:left="993" w:hanging="284"/>
                                <w:contextualSpacing w:val="0"/>
                                <w:rPr>
                                  <w:del w:id="1821" w:author="Jeff Wootton" w:date="2024-06-24T14:21:00Z" w16du:dateUtc="2024-06-24T12:21:00Z"/>
                                  <w:lang w:val="en-US"/>
                                </w:rPr>
                              </w:pPr>
                              <w:del w:id="1822" w:author="Jeff Wootton" w:date="2024-06-24T14:21:00Z" w16du:dateUtc="2024-06-24T12:21:00Z">
                                <w:r>
                                  <w:rPr>
                                    <w:lang w:val="en-US"/>
                                  </w:rPr>
                                  <w:delText>Render the line instructions from that collection</w:delText>
                                </w:r>
                              </w:del>
                            </w:p>
                            <w:p w14:paraId="2CCA8F71" w14:textId="77777777" w:rsidR="005E2640" w:rsidRDefault="005E2640" w:rsidP="001D02B5">
                              <w:pPr>
                                <w:pStyle w:val="ListParagraph"/>
                                <w:numPr>
                                  <w:ilvl w:val="1"/>
                                  <w:numId w:val="42"/>
                                </w:numPr>
                                <w:spacing w:after="120" w:line="240" w:lineRule="auto"/>
                                <w:ind w:left="993" w:hanging="284"/>
                                <w:contextualSpacing w:val="0"/>
                                <w:rPr>
                                  <w:del w:id="1823" w:author="Jeff Wootton" w:date="2024-06-24T14:21:00Z" w16du:dateUtc="2024-06-24T12:21:00Z"/>
                                  <w:lang w:val="en-US"/>
                                </w:rPr>
                              </w:pPr>
                              <w:del w:id="1824" w:author="Jeff Wootton" w:date="2024-06-24T14:21:00Z" w16du:dateUtc="2024-06-24T12:21:00Z">
                                <w:r>
                                  <w:rPr>
                                    <w:lang w:val="en-US"/>
                                  </w:rPr>
                                  <w:delText>Render the point instructions from that collection</w:delText>
                                </w:r>
                              </w:del>
                            </w:p>
                            <w:p w14:paraId="71ED9E5E" w14:textId="77777777" w:rsidR="005E2640" w:rsidRDefault="005E2640" w:rsidP="001D02B5">
                              <w:pPr>
                                <w:pStyle w:val="ListParagraph"/>
                                <w:numPr>
                                  <w:ilvl w:val="0"/>
                                  <w:numId w:val="42"/>
                                </w:numPr>
                                <w:spacing w:after="60" w:line="240" w:lineRule="auto"/>
                                <w:ind w:left="567" w:hanging="283"/>
                                <w:contextualSpacing w:val="0"/>
                                <w:rPr>
                                  <w:del w:id="1825" w:author="Jeff Wootton" w:date="2024-06-24T14:21:00Z" w16du:dateUtc="2024-06-24T12:21:00Z"/>
                                  <w:lang w:val="en-US"/>
                                </w:rPr>
                              </w:pPr>
                              <w:del w:id="1826" w:author="Jeff Wootton" w:date="2024-06-24T14:21:00Z" w16du:dateUtc="2024-06-24T12:21:00Z">
                                <w:r w:rsidRPr="0088377A">
                                  <w:rPr>
                                    <w:b/>
                                    <w:bCs/>
                                    <w:lang w:val="en-US"/>
                                  </w:rPr>
                                  <w:delText>For</w:delText>
                                </w:r>
                                <w:r>
                                  <w:rPr>
                                    <w:lang w:val="en-US"/>
                                  </w:rPr>
                                  <w:delText xml:space="preserve"> each display priority </w:delText>
                                </w:r>
                                <w:r w:rsidRPr="00125EDC">
                                  <w:rPr>
                                    <w:i/>
                                    <w:iCs/>
                                    <w:lang w:val="en-US"/>
                                  </w:rPr>
                                  <w:delText>displayPriority</w:delText>
                                </w:r>
                                <w:r>
                                  <w:rPr>
                                    <w:lang w:val="en-US"/>
                                  </w:rPr>
                                  <w:delText xml:space="preserve"> starting with the largest</w:delText>
                                </w:r>
                              </w:del>
                            </w:p>
                            <w:p w14:paraId="43E15E74" w14:textId="77777777" w:rsidR="005E2640" w:rsidRDefault="005E2640" w:rsidP="001D02B5">
                              <w:pPr>
                                <w:pStyle w:val="ListParagraph"/>
                                <w:numPr>
                                  <w:ilvl w:val="1"/>
                                  <w:numId w:val="42"/>
                                </w:numPr>
                                <w:spacing w:after="60" w:line="240" w:lineRule="auto"/>
                                <w:ind w:left="993" w:hanging="284"/>
                                <w:contextualSpacing w:val="0"/>
                                <w:rPr>
                                  <w:del w:id="1827" w:author="Jeff Wootton" w:date="2024-06-24T14:21:00Z" w16du:dateUtc="2024-06-24T12:21:00Z"/>
                                  <w:lang w:val="en-US"/>
                                </w:rPr>
                              </w:pPr>
                              <w:del w:id="1828" w:author="Jeff Wootton" w:date="2024-06-24T14:21:00Z" w16du:dateUtc="2024-06-24T12:21:00Z">
                                <w:r>
                                  <w:rPr>
                                    <w:lang w:val="en-US"/>
                                  </w:rPr>
                                  <w:delText xml:space="preserve">Collect the text instructions from each dataset’s display instructions that are assigned to </w:delText>
                                </w:r>
                                <w:r w:rsidRPr="00125EDC">
                                  <w:rPr>
                                    <w:i/>
                                    <w:iCs/>
                                    <w:lang w:val="en-US"/>
                                  </w:rPr>
                                  <w:delText>displ</w:delText>
                                </w:r>
                                <w:r>
                                  <w:rPr>
                                    <w:i/>
                                    <w:iCs/>
                                    <w:lang w:val="en-US"/>
                                  </w:rPr>
                                  <w:delText>a</w:delText>
                                </w:r>
                                <w:r w:rsidRPr="00125EDC">
                                  <w:rPr>
                                    <w:i/>
                                    <w:iCs/>
                                    <w:lang w:val="en-US"/>
                                  </w:rPr>
                                  <w:delText>yPriority</w:delText>
                                </w:r>
                              </w:del>
                            </w:p>
                            <w:p w14:paraId="37F16DF8" w14:textId="77777777" w:rsidR="005E2640" w:rsidRPr="00125EDC" w:rsidRDefault="005E2640" w:rsidP="001D02B5">
                              <w:pPr>
                                <w:pStyle w:val="ListParagraph"/>
                                <w:numPr>
                                  <w:ilvl w:val="1"/>
                                  <w:numId w:val="42"/>
                                </w:numPr>
                                <w:spacing w:after="120" w:line="240" w:lineRule="auto"/>
                                <w:ind w:left="993" w:hanging="284"/>
                                <w:contextualSpacing w:val="0"/>
                                <w:rPr>
                                  <w:del w:id="1829" w:author="Jeff Wootton" w:date="2024-06-24T14:21:00Z" w16du:dateUtc="2024-06-24T12:21:00Z"/>
                                  <w:lang w:val="en-US"/>
                                </w:rPr>
                              </w:pPr>
                              <w:del w:id="1830" w:author="Jeff Wootton" w:date="2024-06-24T14:21:00Z" w16du:dateUtc="2024-06-24T12:21:00Z">
                                <w:r>
                                  <w:rPr>
                                    <w:lang w:val="en-US"/>
                                  </w:rPr>
                                  <w:delText>Render the text instructions</w:delText>
                                </w:r>
                              </w:del>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B0A947" id="_x0000_s1029" type="#_x0000_t202" style="position:absolute;left:0;text-align:left;margin-left:0;margin-top:30.5pt;width:2in;height:2in;z-index:2516710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" filled="f" strokeweight=".5pt">
                  <v:textbox style="mso-fit-shape-to-text:t">
                    <w:txbxContent>
                      <w:p w14:paraId="41AE1096" w14:textId="77777777" w:rsidR="005E2640" w:rsidRDefault="005E2640" w:rsidP="00F72D30">
                        <w:pPr>
                          <w:spacing w:after="120" w:line="240" w:lineRule="auto"/>
                          <w:rPr>
                            <w:del w:id="1831" w:author="Jeff Wootton" w:date="2024-06-24T14:21:00Z" w16du:dateUtc="2024-06-24T12:21:00Z"/>
                            <w:lang w:val="en-US"/>
                          </w:rPr>
                        </w:pPr>
                        <w:del w:id="1832" w:author="Jeff Wootton" w:date="2024-06-24T14:21:00Z" w16du:dateUtc="2024-06-24T12:21:00Z">
                          <w:r w:rsidRPr="00125EDC">
                            <w:rPr>
                              <w:b/>
                              <w:bCs/>
                              <w:lang w:val="en-US"/>
                            </w:rPr>
                            <w:delText>Algorithm</w:delText>
                          </w:r>
                          <w:r>
                            <w:rPr>
                              <w:lang w:val="en-US"/>
                            </w:rPr>
                            <w:delText>: RenderLayer</w:delText>
                          </w:r>
                        </w:del>
                      </w:p>
                      <w:p w14:paraId="4DBF2155" w14:textId="77777777" w:rsidR="005E2640" w:rsidRDefault="005E2640" w:rsidP="00F72D30">
                        <w:pPr>
                          <w:spacing w:after="120" w:line="240" w:lineRule="auto"/>
                          <w:jc w:val="left"/>
                          <w:rPr>
                            <w:del w:id="1833" w:author="Jeff Wootton" w:date="2024-06-24T14:21:00Z" w16du:dateUtc="2024-06-24T12:21:00Z"/>
                            <w:lang w:val="en-US"/>
                          </w:rPr>
                        </w:pPr>
                        <w:del w:id="1834" w:author="Jeff Wootton" w:date="2024-06-24T14:21:00Z" w16du:dateUtc="2024-06-24T12:21:00Z">
                          <w:r w:rsidRPr="00125EDC">
                            <w:rPr>
                              <w:b/>
                              <w:bCs/>
                              <w:lang w:val="en-US"/>
                            </w:rPr>
                            <w:delText>Input</w:delText>
                          </w:r>
                          <w:r>
                            <w:rPr>
                              <w:lang w:val="en-US"/>
                            </w:rPr>
                            <w:delText xml:space="preserve">: </w:delText>
                          </w:r>
                          <w:r>
                            <w:rPr>
                              <w:lang w:val="en-US"/>
                            </w:rPr>
                            <w:tab/>
                            <w:delText xml:space="preserve">A set of datasets </w:delText>
                          </w:r>
                          <w:r w:rsidRPr="00125EDC">
                            <w:rPr>
                              <w:i/>
                              <w:iCs/>
                              <w:lang w:val="en-US"/>
                            </w:rPr>
                            <w:delText>dataSets</w:delText>
                          </w:r>
                          <w:r>
                            <w:rPr>
                              <w:lang w:val="en-US"/>
                            </w:rPr>
                            <w:delText xml:space="preserve"> that have the same minimum display scale</w:delText>
                          </w:r>
                          <w:r>
                            <w:rPr>
                              <w:lang w:val="en-US"/>
                            </w:rPr>
                            <w:br/>
                          </w:r>
                          <w:r>
                            <w:rPr>
                              <w:lang w:val="en-US"/>
                            </w:rPr>
                            <w:tab/>
                          </w:r>
                          <w:r>
                            <w:rPr>
                              <w:lang w:val="en-US"/>
                            </w:rPr>
                            <w:tab/>
                            <w:delText>A drawing device</w:delText>
                          </w:r>
                        </w:del>
                      </w:p>
                      <w:p w14:paraId="386EA7B9" w14:textId="77777777" w:rsidR="005E2640" w:rsidRDefault="005E2640" w:rsidP="001D02B5">
                        <w:pPr>
                          <w:pStyle w:val="ListParagraph"/>
                          <w:numPr>
                            <w:ilvl w:val="0"/>
                            <w:numId w:val="42"/>
                          </w:numPr>
                          <w:spacing w:after="60" w:line="240" w:lineRule="auto"/>
                          <w:ind w:left="567" w:hanging="283"/>
                          <w:contextualSpacing w:val="0"/>
                          <w:rPr>
                            <w:del w:id="1835" w:author="Jeff Wootton" w:date="2024-06-24T14:21:00Z" w16du:dateUtc="2024-06-24T12:21:00Z"/>
                            <w:lang w:val="en-US"/>
                          </w:rPr>
                        </w:pPr>
                        <w:del w:id="1836" w:author="Jeff Wootton" w:date="2024-06-24T14:21:00Z" w16du:dateUtc="2024-06-24T12:21:00Z">
                          <w:r w:rsidRPr="00125EDC">
                            <w:rPr>
                              <w:b/>
                              <w:bCs/>
                              <w:lang w:val="en-US"/>
                            </w:rPr>
                            <w:delText>For</w:delText>
                          </w:r>
                          <w:r w:rsidRPr="004C4E7A">
                            <w:rPr>
                              <w:lang w:val="en-US"/>
                            </w:rPr>
                            <w:delText xml:space="preserve"> each display priority </w:delText>
                          </w:r>
                          <w:r w:rsidRPr="00125EDC">
                            <w:rPr>
                              <w:i/>
                              <w:iCs/>
                              <w:lang w:val="en-US"/>
                            </w:rPr>
                            <w:delText>displayPriority</w:delText>
                          </w:r>
                          <w:r w:rsidRPr="004C4E7A">
                            <w:rPr>
                              <w:lang w:val="en-US"/>
                            </w:rPr>
                            <w:delText xml:space="preserve"> starting with the smallest</w:delText>
                          </w:r>
                        </w:del>
                      </w:p>
                      <w:p w14:paraId="082548FD" w14:textId="77777777" w:rsidR="005E2640" w:rsidRPr="00125EDC" w:rsidRDefault="005E2640" w:rsidP="001D02B5">
                        <w:pPr>
                          <w:pStyle w:val="ListParagraph"/>
                          <w:numPr>
                            <w:ilvl w:val="1"/>
                            <w:numId w:val="42"/>
                          </w:numPr>
                          <w:spacing w:after="60" w:line="240" w:lineRule="auto"/>
                          <w:ind w:left="993" w:hanging="284"/>
                          <w:contextualSpacing w:val="0"/>
                          <w:rPr>
                            <w:del w:id="1837" w:author="Jeff Wootton" w:date="2024-06-24T14:21:00Z" w16du:dateUtc="2024-06-24T12:21:00Z"/>
                            <w:lang w:val="en-US"/>
                          </w:rPr>
                        </w:pPr>
                        <w:del w:id="1838" w:author="Jeff Wootton" w:date="2024-06-24T14:21:00Z" w16du:dateUtc="2024-06-24T12:21:00Z">
                          <w:r>
                            <w:rPr>
                              <w:lang w:val="en-US"/>
                            </w:rPr>
                            <w:delText xml:space="preserve">Collect the drawing instructions (except text instructions) from each dataset’s display instructions that are assigned to </w:delText>
                          </w:r>
                          <w:r w:rsidRPr="00125EDC">
                            <w:rPr>
                              <w:i/>
                              <w:iCs/>
                              <w:lang w:val="en-US"/>
                            </w:rPr>
                            <w:delText>displayPriority</w:delText>
                          </w:r>
                        </w:del>
                      </w:p>
                      <w:p w14:paraId="196DD127" w14:textId="77777777" w:rsidR="005E2640" w:rsidRDefault="005E2640" w:rsidP="001D02B5">
                        <w:pPr>
                          <w:pStyle w:val="ListParagraph"/>
                          <w:numPr>
                            <w:ilvl w:val="1"/>
                            <w:numId w:val="42"/>
                          </w:numPr>
                          <w:spacing w:after="60" w:line="240" w:lineRule="auto"/>
                          <w:ind w:left="993" w:hanging="284"/>
                          <w:contextualSpacing w:val="0"/>
                          <w:rPr>
                            <w:del w:id="1839" w:author="Jeff Wootton" w:date="2024-06-24T14:21:00Z" w16du:dateUtc="2024-06-24T12:21:00Z"/>
                            <w:lang w:val="en-US"/>
                          </w:rPr>
                        </w:pPr>
                        <w:del w:id="1840" w:author="Jeff Wootton" w:date="2024-06-24T14:21:00Z" w16du:dateUtc="2024-06-24T12:21:00Z">
                          <w:r>
                            <w:rPr>
                              <w:lang w:val="en-US"/>
                            </w:rPr>
                            <w:delText>Render the area instructions from that collection</w:delText>
                          </w:r>
                        </w:del>
                      </w:p>
                      <w:p w14:paraId="24FD8456" w14:textId="77777777" w:rsidR="005E2640" w:rsidRDefault="005E2640" w:rsidP="001D02B5">
                        <w:pPr>
                          <w:pStyle w:val="ListParagraph"/>
                          <w:numPr>
                            <w:ilvl w:val="1"/>
                            <w:numId w:val="42"/>
                          </w:numPr>
                          <w:spacing w:after="60" w:line="240" w:lineRule="auto"/>
                          <w:ind w:left="993" w:hanging="284"/>
                          <w:contextualSpacing w:val="0"/>
                          <w:rPr>
                            <w:del w:id="1841" w:author="Jeff Wootton" w:date="2024-06-24T14:21:00Z" w16du:dateUtc="2024-06-24T12:21:00Z"/>
                            <w:lang w:val="en-US"/>
                          </w:rPr>
                        </w:pPr>
                        <w:del w:id="1842" w:author="Jeff Wootton" w:date="2024-06-24T14:21:00Z" w16du:dateUtc="2024-06-24T12:21:00Z">
                          <w:r>
                            <w:rPr>
                              <w:lang w:val="en-US"/>
                            </w:rPr>
                            <w:delText>Render the line instructions from that collection</w:delText>
                          </w:r>
                        </w:del>
                      </w:p>
                      <w:p w14:paraId="2CCA8F71" w14:textId="77777777" w:rsidR="005E2640" w:rsidRDefault="005E2640" w:rsidP="001D02B5">
                        <w:pPr>
                          <w:pStyle w:val="ListParagraph"/>
                          <w:numPr>
                            <w:ilvl w:val="1"/>
                            <w:numId w:val="42"/>
                          </w:numPr>
                          <w:spacing w:after="120" w:line="240" w:lineRule="auto"/>
                          <w:ind w:left="993" w:hanging="284"/>
                          <w:contextualSpacing w:val="0"/>
                          <w:rPr>
                            <w:del w:id="1843" w:author="Jeff Wootton" w:date="2024-06-24T14:21:00Z" w16du:dateUtc="2024-06-24T12:21:00Z"/>
                            <w:lang w:val="en-US"/>
                          </w:rPr>
                        </w:pPr>
                        <w:del w:id="1844" w:author="Jeff Wootton" w:date="2024-06-24T14:21:00Z" w16du:dateUtc="2024-06-24T12:21:00Z">
                          <w:r>
                            <w:rPr>
                              <w:lang w:val="en-US"/>
                            </w:rPr>
                            <w:delText>Render the point instructions from that collection</w:delText>
                          </w:r>
                        </w:del>
                      </w:p>
                      <w:p w14:paraId="71ED9E5E" w14:textId="77777777" w:rsidR="005E2640" w:rsidRDefault="005E2640" w:rsidP="001D02B5">
                        <w:pPr>
                          <w:pStyle w:val="ListParagraph"/>
                          <w:numPr>
                            <w:ilvl w:val="0"/>
                            <w:numId w:val="42"/>
                          </w:numPr>
                          <w:spacing w:after="60" w:line="240" w:lineRule="auto"/>
                          <w:ind w:left="567" w:hanging="283"/>
                          <w:contextualSpacing w:val="0"/>
                          <w:rPr>
                            <w:del w:id="1845" w:author="Jeff Wootton" w:date="2024-06-24T14:21:00Z" w16du:dateUtc="2024-06-24T12:21:00Z"/>
                            <w:lang w:val="en-US"/>
                          </w:rPr>
                        </w:pPr>
                        <w:del w:id="1846" w:author="Jeff Wootton" w:date="2024-06-24T14:21:00Z" w16du:dateUtc="2024-06-24T12:21:00Z">
                          <w:r w:rsidRPr="0088377A">
                            <w:rPr>
                              <w:b/>
                              <w:bCs/>
                              <w:lang w:val="en-US"/>
                            </w:rPr>
                            <w:delText>For</w:delText>
                          </w:r>
                          <w:r>
                            <w:rPr>
                              <w:lang w:val="en-US"/>
                            </w:rPr>
                            <w:delText xml:space="preserve"> each display priority </w:delText>
                          </w:r>
                          <w:r w:rsidRPr="00125EDC">
                            <w:rPr>
                              <w:i/>
                              <w:iCs/>
                              <w:lang w:val="en-US"/>
                            </w:rPr>
                            <w:delText>displayPriority</w:delText>
                          </w:r>
                          <w:r>
                            <w:rPr>
                              <w:lang w:val="en-US"/>
                            </w:rPr>
                            <w:delText xml:space="preserve"> starting with the largest</w:delText>
                          </w:r>
                        </w:del>
                      </w:p>
                      <w:p w14:paraId="43E15E74" w14:textId="77777777" w:rsidR="005E2640" w:rsidRDefault="005E2640" w:rsidP="001D02B5">
                        <w:pPr>
                          <w:pStyle w:val="ListParagraph"/>
                          <w:numPr>
                            <w:ilvl w:val="1"/>
                            <w:numId w:val="42"/>
                          </w:numPr>
                          <w:spacing w:after="60" w:line="240" w:lineRule="auto"/>
                          <w:ind w:left="993" w:hanging="284"/>
                          <w:contextualSpacing w:val="0"/>
                          <w:rPr>
                            <w:del w:id="1847" w:author="Jeff Wootton" w:date="2024-06-24T14:21:00Z" w16du:dateUtc="2024-06-24T12:21:00Z"/>
                            <w:lang w:val="en-US"/>
                          </w:rPr>
                        </w:pPr>
                        <w:del w:id="1848" w:author="Jeff Wootton" w:date="2024-06-24T14:21:00Z" w16du:dateUtc="2024-06-24T12:21:00Z">
                          <w:r>
                            <w:rPr>
                              <w:lang w:val="en-US"/>
                            </w:rPr>
                            <w:delText xml:space="preserve">Collect the text instructions from each dataset’s display instructions that are assigned to </w:delText>
                          </w:r>
                          <w:r w:rsidRPr="00125EDC">
                            <w:rPr>
                              <w:i/>
                              <w:iCs/>
                              <w:lang w:val="en-US"/>
                            </w:rPr>
                            <w:delText>displ</w:delText>
                          </w:r>
                          <w:r>
                            <w:rPr>
                              <w:i/>
                              <w:iCs/>
                              <w:lang w:val="en-US"/>
                            </w:rPr>
                            <w:delText>a</w:delText>
                          </w:r>
                          <w:r w:rsidRPr="00125EDC">
                            <w:rPr>
                              <w:i/>
                              <w:iCs/>
                              <w:lang w:val="en-US"/>
                            </w:rPr>
                            <w:delText>yPriority</w:delText>
                          </w:r>
                        </w:del>
                      </w:p>
                      <w:p w14:paraId="37F16DF8" w14:textId="77777777" w:rsidR="005E2640" w:rsidRPr="00125EDC" w:rsidRDefault="005E2640" w:rsidP="001D02B5">
                        <w:pPr>
                          <w:pStyle w:val="ListParagraph"/>
                          <w:numPr>
                            <w:ilvl w:val="1"/>
                            <w:numId w:val="42"/>
                          </w:numPr>
                          <w:spacing w:after="120" w:line="240" w:lineRule="auto"/>
                          <w:ind w:left="993" w:hanging="284"/>
                          <w:contextualSpacing w:val="0"/>
                          <w:rPr>
                            <w:del w:id="1849" w:author="Jeff Wootton" w:date="2024-06-24T14:21:00Z" w16du:dateUtc="2024-06-24T12:21:00Z"/>
                            <w:lang w:val="en-US"/>
                          </w:rPr>
                        </w:pPr>
                        <w:del w:id="1850" w:author="Jeff Wootton" w:date="2024-06-24T14:21:00Z" w16du:dateUtc="2024-06-24T12:21:00Z">
                          <w:r>
                            <w:rPr>
                              <w:lang w:val="en-US"/>
                            </w:rPr>
                            <w:delText>Render the text instructions</w:delText>
                          </w:r>
                        </w:del>
                      </w:p>
                    </w:txbxContent>
                  </v:textbox>
                  <w10:wrap type="square" anchorx="margin"/>
                </v:shape>
              </w:pict>
            </mc:Fallback>
          </mc:AlternateContent>
        </w:r>
        <w:r w:rsidR="005E2640">
          <w:rPr>
            <w:lang w:val="en-US"/>
          </w:rPr>
          <w:delText>This algorithm describes how the datasets of one layer</w:delText>
        </w:r>
        <w:r w:rsidR="00F72D30">
          <w:rPr>
            <w:lang w:val="en-US"/>
          </w:rPr>
          <w:delText>;</w:delText>
        </w:r>
        <w:r w:rsidR="005E2640">
          <w:rPr>
            <w:lang w:val="en-US"/>
          </w:rPr>
          <w:delText xml:space="preserve"> </w:delText>
        </w:r>
        <w:r w:rsidR="00F72D30">
          <w:rPr>
            <w:lang w:val="en-US"/>
          </w:rPr>
          <w:delText>that is,</w:delText>
        </w:r>
        <w:r w:rsidR="005E2640">
          <w:rPr>
            <w:lang w:val="en-US"/>
          </w:rPr>
          <w:delText xml:space="preserve"> those that have the same minimum display scales are rendered.</w:delText>
        </w:r>
      </w:del>
    </w:p>
    <w:p w14:paraId="3ABF98D5" w14:textId="77777777" w:rsidR="0088377A" w:rsidRDefault="0088377A" w:rsidP="0088377A">
      <w:pPr>
        <w:spacing w:after="0" w:line="240" w:lineRule="auto"/>
        <w:rPr>
          <w:del w:id="1851" w:author="Jeff Wootton" w:date="2024-06-24T14:21:00Z" w16du:dateUtc="2024-06-24T12:21:00Z"/>
          <w:lang w:val="en-US"/>
        </w:rPr>
      </w:pPr>
    </w:p>
    <w:p w14:paraId="635700AA" w14:textId="77777777" w:rsidR="005E2640" w:rsidRDefault="005E2640" w:rsidP="0088377A">
      <w:pPr>
        <w:spacing w:after="120" w:line="240" w:lineRule="auto"/>
        <w:rPr>
          <w:del w:id="1852" w:author="Jeff Wootton" w:date="2024-06-24T14:21:00Z" w16du:dateUtc="2024-06-24T12:21:00Z"/>
          <w:lang w:val="en-US"/>
        </w:rPr>
      </w:pPr>
      <w:del w:id="1853" w:author="Jeff Wootton" w:date="2024-06-24T14:21:00Z" w16du:dateUtc="2024-06-24T12:21:00Z">
        <w:r>
          <w:rPr>
            <w:lang w:val="en-US"/>
          </w:rPr>
          <w:delText>N</w:delText>
        </w:r>
        <w:r w:rsidR="0088377A">
          <w:rPr>
            <w:lang w:val="en-US"/>
          </w:rPr>
          <w:delText>OTES</w:delText>
        </w:r>
        <w:r>
          <w:rPr>
            <w:lang w:val="en-US"/>
          </w:rPr>
          <w:delText>:</w:delText>
        </w:r>
      </w:del>
    </w:p>
    <w:p w14:paraId="1BC15912" w14:textId="77777777" w:rsidR="005E2640" w:rsidRDefault="005E2640" w:rsidP="0088377A">
      <w:pPr>
        <w:spacing w:after="120" w:line="240" w:lineRule="auto"/>
        <w:jc w:val="left"/>
        <w:rPr>
          <w:del w:id="1854" w:author="Jeff Wootton" w:date="2024-06-24T14:21:00Z" w16du:dateUtc="2024-06-24T12:21:00Z"/>
          <w:lang w:val="en-US"/>
        </w:rPr>
      </w:pPr>
      <w:del w:id="1855" w:author="Jeff Wootton" w:date="2024-06-24T14:21:00Z" w16du:dateUtc="2024-06-24T12:21:00Z">
        <w:r>
          <w:rPr>
            <w:lang w:val="en-US"/>
          </w:rPr>
          <w:delText>1b, 1c, 1d, and 2b:</w:delText>
        </w:r>
        <w:r w:rsidR="0088377A">
          <w:rPr>
            <w:lang w:val="en-US"/>
          </w:rPr>
          <w:delText xml:space="preserve"> </w:delText>
        </w:r>
        <w:r>
          <w:rPr>
            <w:lang w:val="en-US"/>
          </w:rPr>
          <w:delText xml:space="preserve">Rendering must take the </w:delText>
        </w:r>
        <w:r w:rsidRPr="008303CB">
          <w:rPr>
            <w:i/>
            <w:iCs/>
            <w:lang w:val="en-US"/>
          </w:rPr>
          <w:delText>viewingGroup</w:delText>
        </w:r>
        <w:r>
          <w:rPr>
            <w:lang w:val="en-US"/>
          </w:rPr>
          <w:delText xml:space="preserve">, </w:delText>
        </w:r>
        <w:r w:rsidRPr="008303CB">
          <w:rPr>
            <w:i/>
            <w:iCs/>
            <w:lang w:val="en-US"/>
          </w:rPr>
          <w:delText>scaleMinimum</w:delText>
        </w:r>
        <w:r>
          <w:rPr>
            <w:lang w:val="en-US"/>
          </w:rPr>
          <w:delText xml:space="preserve">, and </w:delText>
        </w:r>
        <w:r w:rsidRPr="008303CB">
          <w:rPr>
            <w:i/>
            <w:iCs/>
            <w:lang w:val="en-US"/>
          </w:rPr>
          <w:delText>scaleMaximum</w:delText>
        </w:r>
        <w:r>
          <w:rPr>
            <w:lang w:val="en-US"/>
          </w:rPr>
          <w:delText xml:space="preserve"> properties of the display instruction into account. (See S-100 9-11.2)</w:delText>
        </w:r>
      </w:del>
    </w:p>
    <w:p w14:paraId="6382BCD0" w14:textId="77777777" w:rsidR="005E2640" w:rsidRDefault="005E2640" w:rsidP="0088377A">
      <w:pPr>
        <w:spacing w:after="120" w:line="240" w:lineRule="auto"/>
        <w:rPr>
          <w:del w:id="1856" w:author="Jeff Wootton" w:date="2024-06-24T14:21:00Z" w16du:dateUtc="2024-06-24T12:21:00Z"/>
          <w:lang w:val="en-US"/>
        </w:rPr>
      </w:pPr>
      <w:del w:id="1857" w:author="Jeff Wootton" w:date="2024-06-24T14:21:00Z" w16du:dateUtc="2024-06-24T12:21:00Z">
        <w:r>
          <w:rPr>
            <w:lang w:val="en-US"/>
          </w:rPr>
          <w:delText>2b</w:delText>
        </w:r>
        <w:r w:rsidR="0088377A">
          <w:rPr>
            <w:lang w:val="en-US"/>
          </w:rPr>
          <w:delText xml:space="preserve">: </w:delText>
        </w:r>
        <w:r>
          <w:rPr>
            <w:lang w:val="en-US"/>
          </w:rPr>
          <w:delText xml:space="preserve">Optionally, an implementation may check if the text to be rendered will overlap any text already drawn. In that case the text will not be drawn. With the reversed order of the display priorities texts with a higher priority will be visible. Drawing both texts will make them unreadable. </w:delText>
        </w:r>
      </w:del>
    </w:p>
    <w:p w14:paraId="29925706" w14:textId="77777777" w:rsidR="0088377A" w:rsidRDefault="0088377A" w:rsidP="0088377A">
      <w:pPr>
        <w:spacing w:after="120" w:line="240" w:lineRule="auto"/>
        <w:rPr>
          <w:del w:id="1858" w:author="Jeff Wootton" w:date="2024-06-24T14:21:00Z" w16du:dateUtc="2024-06-24T12:21:00Z"/>
          <w:lang w:val="en-US"/>
        </w:rPr>
      </w:pPr>
    </w:p>
    <w:p w14:paraId="6E214463" w14:textId="77777777" w:rsidR="0088377A" w:rsidRPr="00602D3E" w:rsidRDefault="0088377A" w:rsidP="001D02B5">
      <w:pPr>
        <w:pStyle w:val="ListContinue2"/>
        <w:numPr>
          <w:ilvl w:val="1"/>
          <w:numId w:val="40"/>
        </w:numPr>
        <w:tabs>
          <w:tab w:val="clear" w:pos="800"/>
        </w:tabs>
        <w:spacing w:before="120" w:after="120" w:line="240" w:lineRule="auto"/>
        <w:rPr>
          <w:del w:id="1859" w:author="Jeff Wootton" w:date="2024-06-24T14:21:00Z" w16du:dateUtc="2024-06-24T12:21:00Z"/>
          <w:szCs w:val="22"/>
          <w:lang w:eastAsia="en-US"/>
        </w:rPr>
      </w:pPr>
      <w:bookmarkStart w:id="1860" w:name="_Toc162435509"/>
      <w:del w:id="1861" w:author="Jeff Wootton" w:date="2024-06-24T14:21:00Z" w16du:dateUtc="2024-06-24T12:21:00Z">
        <w:r>
          <w:rPr>
            <w:b/>
            <w:sz w:val="22"/>
            <w:szCs w:val="22"/>
            <w:lang w:eastAsia="en-US"/>
          </w:rPr>
          <w:delText>Data display algorithm (based on drawing index)</w:delText>
        </w:r>
        <w:bookmarkEnd w:id="1860"/>
      </w:del>
    </w:p>
    <w:p w14:paraId="0D49878C" w14:textId="77777777" w:rsidR="0088377A" w:rsidRPr="00295FE5" w:rsidRDefault="0088377A" w:rsidP="001D02B5">
      <w:pPr>
        <w:pStyle w:val="ListContinue2"/>
        <w:numPr>
          <w:ilvl w:val="2"/>
          <w:numId w:val="40"/>
        </w:numPr>
        <w:tabs>
          <w:tab w:val="clear" w:pos="432"/>
        </w:tabs>
        <w:spacing w:before="120" w:after="120" w:line="240" w:lineRule="auto"/>
        <w:rPr>
          <w:del w:id="1862" w:author="Jeff Wootton" w:date="2024-06-24T14:21:00Z" w16du:dateUtc="2024-06-24T12:21:00Z"/>
          <w:lang w:eastAsia="en-US"/>
        </w:rPr>
      </w:pPr>
      <w:bookmarkStart w:id="1863" w:name="_Toc162435510"/>
      <w:bookmarkStart w:id="1864" w:name="_Hlk161395359"/>
      <w:del w:id="1865" w:author="Jeff Wootton" w:date="2024-06-24T14:21:00Z" w16du:dateUtc="2024-06-24T12:21:00Z">
        <w:r w:rsidRPr="00C94429">
          <w:rPr>
            <w:b/>
            <w:lang w:eastAsia="en-US"/>
          </w:rPr>
          <w:delText>General</w:delText>
        </w:r>
        <w:bookmarkEnd w:id="1863"/>
      </w:del>
    </w:p>
    <w:bookmarkEnd w:id="1864"/>
    <w:p w14:paraId="58E1C9D1" w14:textId="77777777" w:rsidR="001D7FBE" w:rsidRDefault="001D7FBE" w:rsidP="0088377A">
      <w:pPr>
        <w:spacing w:after="120" w:line="240" w:lineRule="auto"/>
        <w:rPr>
          <w:del w:id="1866" w:author="Jeff Wootton" w:date="2024-06-24T14:21:00Z" w16du:dateUtc="2024-06-24T12:21:00Z"/>
          <w:lang w:val="en-US"/>
        </w:rPr>
      </w:pPr>
      <w:del w:id="1867" w:author="Jeff Wootton" w:date="2024-06-24T14:21:00Z" w16du:dateUtc="2024-06-24T12:21:00Z">
        <w:r>
          <w:rPr>
            <w:lang w:val="en-US"/>
          </w:rPr>
          <w:delText>After the data-coverages are selected and the associated datasets are loaded the chart display will be generated by:</w:delText>
        </w:r>
      </w:del>
    </w:p>
    <w:p w14:paraId="69084D76" w14:textId="77777777" w:rsidR="001D7FBE" w:rsidRDefault="001D7FBE" w:rsidP="001D02B5">
      <w:pPr>
        <w:pStyle w:val="ListParagraph"/>
        <w:numPr>
          <w:ilvl w:val="0"/>
          <w:numId w:val="43"/>
        </w:numPr>
        <w:spacing w:after="120" w:line="240" w:lineRule="auto"/>
        <w:ind w:left="284" w:hanging="284"/>
        <w:contextualSpacing w:val="0"/>
        <w:rPr>
          <w:del w:id="1868" w:author="Jeff Wootton" w:date="2024-06-24T14:21:00Z" w16du:dateUtc="2024-06-24T12:21:00Z"/>
          <w:lang w:val="en-US"/>
        </w:rPr>
      </w:pPr>
      <w:del w:id="1869" w:author="Jeff Wootton" w:date="2024-06-24T14:21:00Z" w16du:dateUtc="2024-06-24T12:21:00Z">
        <w:r w:rsidRPr="00411691">
          <w:rPr>
            <w:lang w:val="en-US"/>
          </w:rPr>
          <w:delText xml:space="preserve">Create a set of drawing instructions for each dataset. This step is called portrayal and defined by the rules in the </w:delText>
        </w:r>
        <w:r w:rsidR="0088377A">
          <w:rPr>
            <w:lang w:val="en-US"/>
          </w:rPr>
          <w:delText>P</w:delText>
        </w:r>
        <w:r w:rsidRPr="00411691">
          <w:rPr>
            <w:lang w:val="en-US"/>
          </w:rPr>
          <w:delText xml:space="preserve">ortrayal </w:delText>
        </w:r>
        <w:r w:rsidR="0088377A">
          <w:rPr>
            <w:lang w:val="en-US"/>
          </w:rPr>
          <w:delText>C</w:delText>
        </w:r>
        <w:r w:rsidRPr="00411691">
          <w:rPr>
            <w:lang w:val="en-US"/>
          </w:rPr>
          <w:delText>atalogue.</w:delText>
        </w:r>
      </w:del>
    </w:p>
    <w:p w14:paraId="7E908F57" w14:textId="77777777" w:rsidR="001D7FBE" w:rsidRDefault="001D7FBE" w:rsidP="001D02B5">
      <w:pPr>
        <w:pStyle w:val="ListParagraph"/>
        <w:numPr>
          <w:ilvl w:val="0"/>
          <w:numId w:val="43"/>
        </w:numPr>
        <w:spacing w:after="120" w:line="240" w:lineRule="auto"/>
        <w:ind w:left="284" w:hanging="284"/>
        <w:contextualSpacing w:val="0"/>
        <w:rPr>
          <w:del w:id="1870" w:author="Jeff Wootton" w:date="2024-06-24T14:21:00Z" w16du:dateUtc="2024-06-24T12:21:00Z"/>
          <w:lang w:val="en-US"/>
        </w:rPr>
      </w:pPr>
      <w:del w:id="1871" w:author="Jeff Wootton" w:date="2024-06-24T14:21:00Z" w16du:dateUtc="2024-06-24T12:21:00Z">
        <w:r>
          <w:rPr>
            <w:lang w:val="en-US"/>
          </w:rPr>
          <w:delText>Render the drawing instructions as described below.</w:delText>
        </w:r>
      </w:del>
    </w:p>
    <w:p w14:paraId="0AD7F6E4" w14:textId="77777777" w:rsidR="001D7FBE" w:rsidRPr="0090412A" w:rsidRDefault="001D7FBE" w:rsidP="0090412A">
      <w:pPr>
        <w:spacing w:after="60" w:line="240" w:lineRule="auto"/>
        <w:rPr>
          <w:del w:id="1872" w:author="Jeff Wootton" w:date="2024-06-24T14:21:00Z" w16du:dateUtc="2024-06-24T12:21:00Z"/>
          <w:u w:val="single"/>
          <w:lang w:val="en-US"/>
        </w:rPr>
      </w:pPr>
      <w:del w:id="1873" w:author="Jeff Wootton" w:date="2024-06-24T14:21:00Z" w16du:dateUtc="2024-06-24T12:21:00Z">
        <w:r w:rsidRPr="0090412A">
          <w:rPr>
            <w:u w:val="single"/>
            <w:lang w:val="en-US"/>
          </w:rPr>
          <w:delText>Notes:</w:delText>
        </w:r>
      </w:del>
    </w:p>
    <w:p w14:paraId="1A274D17" w14:textId="77777777" w:rsidR="001D7FBE" w:rsidRDefault="001D7FBE" w:rsidP="001D02B5">
      <w:pPr>
        <w:pStyle w:val="ListParagraph"/>
        <w:numPr>
          <w:ilvl w:val="0"/>
          <w:numId w:val="35"/>
        </w:numPr>
        <w:spacing w:after="60" w:line="240" w:lineRule="auto"/>
        <w:ind w:left="284" w:hanging="284"/>
        <w:contextualSpacing w:val="0"/>
        <w:rPr>
          <w:del w:id="1874" w:author="Jeff Wootton" w:date="2024-06-24T14:21:00Z" w16du:dateUtc="2024-06-24T12:21:00Z"/>
          <w:lang w:val="en-US"/>
        </w:rPr>
      </w:pPr>
      <w:del w:id="1875" w:author="Jeff Wootton" w:date="2024-06-24T14:21:00Z" w16du:dateUtc="2024-06-24T12:21:00Z">
        <w:r>
          <w:rPr>
            <w:lang w:val="en-US"/>
          </w:rPr>
          <w:delText>Datasets can only be portrayed entirely, there is no mechanism to only portray single data</w:delText>
        </w:r>
        <w:r w:rsidR="0090412A">
          <w:rPr>
            <w:lang w:val="en-US"/>
          </w:rPr>
          <w:delText xml:space="preserve"> </w:delText>
        </w:r>
        <w:r>
          <w:rPr>
            <w:lang w:val="en-US"/>
          </w:rPr>
          <w:delText>coverages</w:delText>
        </w:r>
        <w:r w:rsidR="0090412A">
          <w:rPr>
            <w:lang w:val="en-US"/>
          </w:rPr>
          <w:delText>.</w:delText>
        </w:r>
      </w:del>
    </w:p>
    <w:p w14:paraId="70C53109" w14:textId="77777777" w:rsidR="001D7FBE" w:rsidRDefault="001D7FBE" w:rsidP="001D02B5">
      <w:pPr>
        <w:pStyle w:val="ListParagraph"/>
        <w:numPr>
          <w:ilvl w:val="0"/>
          <w:numId w:val="35"/>
        </w:numPr>
        <w:spacing w:after="120" w:line="240" w:lineRule="auto"/>
        <w:ind w:left="284" w:hanging="284"/>
        <w:contextualSpacing w:val="0"/>
        <w:rPr>
          <w:del w:id="1876" w:author="Jeff Wootton" w:date="2024-06-24T14:21:00Z" w16du:dateUtc="2024-06-24T12:21:00Z"/>
          <w:lang w:val="en-US"/>
        </w:rPr>
      </w:pPr>
      <w:del w:id="1877" w:author="Jeff Wootton" w:date="2024-06-24T14:21:00Z" w16du:dateUtc="2024-06-24T12:21:00Z">
        <w:r>
          <w:rPr>
            <w:lang w:val="en-US"/>
          </w:rPr>
          <w:delText>The algorithm assumes that the rendering is made by using a kind of the ‘Painters algorithm’. This means an opaque fill will completely obscure what has been rendered at this position before. This does not mean that any implementation must follow this approach</w:delText>
        </w:r>
        <w:r w:rsidR="0090412A">
          <w:rPr>
            <w:lang w:val="en-US"/>
          </w:rPr>
          <w:delText>;</w:delText>
        </w:r>
        <w:r>
          <w:rPr>
            <w:lang w:val="en-US"/>
          </w:rPr>
          <w:delText xml:space="preserve"> other techniques like Z-Buffer technique may be used. The algorithm will not give implementation details, any implementor has the freedom to reach the desired result in the most effective way.</w:delText>
        </w:r>
      </w:del>
    </w:p>
    <w:p w14:paraId="57F723A0" w14:textId="77777777" w:rsidR="0090412A" w:rsidRPr="00295FE5" w:rsidRDefault="0090412A" w:rsidP="001D02B5">
      <w:pPr>
        <w:pStyle w:val="ListContinue2"/>
        <w:numPr>
          <w:ilvl w:val="2"/>
          <w:numId w:val="40"/>
        </w:numPr>
        <w:tabs>
          <w:tab w:val="clear" w:pos="432"/>
        </w:tabs>
        <w:spacing w:before="120" w:after="120" w:line="240" w:lineRule="auto"/>
        <w:rPr>
          <w:del w:id="1878" w:author="Jeff Wootton" w:date="2024-06-24T14:21:00Z" w16du:dateUtc="2024-06-24T12:21:00Z"/>
          <w:lang w:eastAsia="en-US"/>
        </w:rPr>
      </w:pPr>
      <w:bookmarkStart w:id="1879" w:name="_Toc162435511"/>
      <w:del w:id="1880" w:author="Jeff Wootton" w:date="2024-06-24T14:21:00Z" w16du:dateUtc="2024-06-24T12:21:00Z">
        <w:r w:rsidRPr="00C94429">
          <w:rPr>
            <w:b/>
            <w:lang w:val="en-US" w:eastAsia="en-US"/>
          </w:rPr>
          <w:delText>The Rendering Algorithm</w:delText>
        </w:r>
        <w:bookmarkEnd w:id="1879"/>
      </w:del>
    </w:p>
    <w:p w14:paraId="3F1E869E" w14:textId="77777777" w:rsidR="001D7FBE" w:rsidRDefault="001D7FBE" w:rsidP="00536136">
      <w:pPr>
        <w:spacing w:after="120" w:line="240" w:lineRule="auto"/>
        <w:rPr>
          <w:del w:id="1881" w:author="Jeff Wootton" w:date="2024-06-24T14:21:00Z" w16du:dateUtc="2024-06-24T12:21:00Z"/>
          <w:lang w:val="en-US"/>
        </w:rPr>
      </w:pPr>
      <w:del w:id="1882" w:author="Jeff Wootton" w:date="2024-06-24T14:21:00Z" w16du:dateUtc="2024-06-24T12:21:00Z">
        <w:r>
          <w:rPr>
            <w:lang w:val="en-US"/>
          </w:rPr>
          <w:delText xml:space="preserve">The first step is to group the datasets into subsets which we will denote ‘Layers’. The criteria for the separation will be the </w:delText>
        </w:r>
        <w:r w:rsidR="0090412A">
          <w:rPr>
            <w:lang w:val="en-US"/>
          </w:rPr>
          <w:delText xml:space="preserve">value for the attributes </w:delText>
        </w:r>
        <w:r w:rsidR="0090412A">
          <w:rPr>
            <w:b/>
            <w:bCs/>
            <w:lang w:val="en-US"/>
          </w:rPr>
          <w:delText>drawing index</w:delText>
        </w:r>
        <w:r w:rsidR="0090412A">
          <w:rPr>
            <w:lang w:val="en-US"/>
          </w:rPr>
          <w:delText xml:space="preserve"> and </w:delText>
        </w:r>
        <w:r w:rsidR="0090412A" w:rsidRPr="0088377A">
          <w:rPr>
            <w:b/>
            <w:bCs/>
            <w:lang w:val="en-US"/>
          </w:rPr>
          <w:delText>minimum display scale</w:delText>
        </w:r>
        <w:r w:rsidR="0090412A">
          <w:rPr>
            <w:lang w:val="en-US"/>
          </w:rPr>
          <w:delText xml:space="preserve"> for the </w:delText>
        </w:r>
        <w:r w:rsidR="0090412A">
          <w:rPr>
            <w:b/>
            <w:bCs/>
            <w:lang w:val="en-US"/>
          </w:rPr>
          <w:delText>Data Coverage</w:delText>
        </w:r>
        <w:r w:rsidR="0090412A">
          <w:rPr>
            <w:lang w:val="en-US"/>
          </w:rPr>
          <w:delText xml:space="preserve"> feature(s) for the dataset</w:delText>
        </w:r>
        <w:r>
          <w:rPr>
            <w:lang w:val="en-US"/>
          </w:rPr>
          <w:delText>. Note that all data</w:delText>
        </w:r>
        <w:r w:rsidR="0090412A">
          <w:rPr>
            <w:lang w:val="en-US"/>
          </w:rPr>
          <w:delText xml:space="preserve"> </w:delText>
        </w:r>
        <w:r>
          <w:rPr>
            <w:lang w:val="en-US"/>
          </w:rPr>
          <w:delText xml:space="preserve">coverages within a dataset </w:delText>
        </w:r>
        <w:r w:rsidR="0090412A">
          <w:rPr>
            <w:lang w:val="en-US"/>
          </w:rPr>
          <w:delText>must</w:delText>
        </w:r>
        <w:r>
          <w:rPr>
            <w:lang w:val="en-US"/>
          </w:rPr>
          <w:delText xml:space="preserve"> </w:delText>
        </w:r>
        <w:r w:rsidR="0090412A">
          <w:rPr>
            <w:lang w:val="en-US"/>
          </w:rPr>
          <w:delText>have</w:delText>
        </w:r>
        <w:r>
          <w:rPr>
            <w:lang w:val="en-US"/>
          </w:rPr>
          <w:delText xml:space="preserve"> the same </w:delText>
        </w:r>
        <w:r w:rsidR="0090412A">
          <w:rPr>
            <w:lang w:val="en-US"/>
          </w:rPr>
          <w:delText xml:space="preserve">values for </w:delText>
        </w:r>
        <w:r w:rsidR="0090412A" w:rsidRPr="0088377A">
          <w:rPr>
            <w:b/>
            <w:bCs/>
            <w:lang w:val="en-US"/>
          </w:rPr>
          <w:delText>minimum display scale</w:delText>
        </w:r>
        <w:r>
          <w:rPr>
            <w:lang w:val="en-US"/>
          </w:rPr>
          <w:delText xml:space="preserve"> and </w:delText>
        </w:r>
        <w:r w:rsidRPr="0090412A">
          <w:rPr>
            <w:b/>
            <w:bCs/>
            <w:lang w:val="en-US"/>
          </w:rPr>
          <w:delText>drawing index</w:delText>
        </w:r>
        <w:r>
          <w:rPr>
            <w:lang w:val="en-US"/>
          </w:rPr>
          <w:delText>, and data</w:delText>
        </w:r>
        <w:r w:rsidR="0090412A">
          <w:rPr>
            <w:lang w:val="en-US"/>
          </w:rPr>
          <w:delText xml:space="preserve"> </w:delText>
        </w:r>
        <w:r>
          <w:rPr>
            <w:lang w:val="en-US"/>
          </w:rPr>
          <w:delText>sets with the same minimum display scale or the same drawing index are not allowed to overlap. To be precise, the union of all data</w:delText>
        </w:r>
        <w:r w:rsidR="0090412A">
          <w:rPr>
            <w:lang w:val="en-US"/>
          </w:rPr>
          <w:delText xml:space="preserve"> </w:delText>
        </w:r>
        <w:r>
          <w:rPr>
            <w:lang w:val="en-US"/>
          </w:rPr>
          <w:delText>coverages of one dataset must not overlap the union of the data</w:delText>
        </w:r>
        <w:r w:rsidR="0090412A">
          <w:rPr>
            <w:lang w:val="en-US"/>
          </w:rPr>
          <w:delText xml:space="preserve"> </w:delText>
        </w:r>
        <w:r>
          <w:rPr>
            <w:lang w:val="en-US"/>
          </w:rPr>
          <w:delText xml:space="preserve">coverages of another dataset with the same minimum display scale or drawing index. </w:delText>
        </w:r>
      </w:del>
    </w:p>
    <w:p w14:paraId="111F3EE8" w14:textId="77777777" w:rsidR="001D7FBE" w:rsidRDefault="001D7FBE" w:rsidP="001D02B5">
      <w:pPr>
        <w:pStyle w:val="ListParagraph"/>
        <w:numPr>
          <w:ilvl w:val="0"/>
          <w:numId w:val="38"/>
        </w:numPr>
        <w:ind w:left="567" w:hanging="283"/>
        <w:rPr>
          <w:del w:id="1883" w:author="Jeff Wootton" w:date="2024-06-24T14:21:00Z" w16du:dateUtc="2024-06-24T12:21:00Z"/>
          <w:lang w:val="en-US"/>
        </w:rPr>
      </w:pPr>
      <w:del w:id="1884" w:author="Jeff Wootton" w:date="2024-06-24T14:21:00Z" w16du:dateUtc="2024-06-24T12:21:00Z">
        <w:r>
          <w:rPr>
            <w:lang w:val="en-US"/>
          </w:rPr>
          <w:delText>Datasets which share a common (non-null) drawing index are grouped together in single layers.</w:delText>
        </w:r>
      </w:del>
    </w:p>
    <w:p w14:paraId="76BD0625" w14:textId="77777777" w:rsidR="001D7FBE" w:rsidRDefault="001D7FBE" w:rsidP="001D02B5">
      <w:pPr>
        <w:pStyle w:val="ListParagraph"/>
        <w:numPr>
          <w:ilvl w:val="1"/>
          <w:numId w:val="38"/>
        </w:numPr>
        <w:spacing w:after="60" w:line="240" w:lineRule="auto"/>
        <w:ind w:left="993" w:hanging="284"/>
        <w:contextualSpacing w:val="0"/>
        <w:rPr>
          <w:del w:id="1885" w:author="Jeff Wootton" w:date="2024-06-24T14:21:00Z" w16du:dateUtc="2024-06-24T12:21:00Z"/>
          <w:lang w:val="en-US"/>
        </w:rPr>
      </w:pPr>
      <w:del w:id="1886" w:author="Jeff Wootton" w:date="2024-06-24T14:21:00Z" w16du:dateUtc="2024-06-24T12:21:00Z">
        <w:r>
          <w:rPr>
            <w:lang w:val="en-US"/>
          </w:rPr>
          <w:delText>The minimum display scale of these layers is the smallest minimum display scale (the largest scale denominator) of the component datasets.</w:delText>
        </w:r>
      </w:del>
    </w:p>
    <w:p w14:paraId="4CA1BEAA" w14:textId="77777777" w:rsidR="001D7FBE" w:rsidRPr="00536136" w:rsidRDefault="001D7FBE" w:rsidP="001D02B5">
      <w:pPr>
        <w:pStyle w:val="ListParagraph"/>
        <w:numPr>
          <w:ilvl w:val="0"/>
          <w:numId w:val="38"/>
        </w:numPr>
        <w:spacing w:after="60" w:line="240" w:lineRule="auto"/>
        <w:ind w:left="567" w:hanging="283"/>
        <w:contextualSpacing w:val="0"/>
        <w:rPr>
          <w:del w:id="1887" w:author="Jeff Wootton" w:date="2024-06-24T14:21:00Z" w16du:dateUtc="2024-06-24T12:21:00Z"/>
          <w:lang w:val="en-US"/>
        </w:rPr>
      </w:pPr>
      <w:del w:id="1888" w:author="Jeff Wootton" w:date="2024-06-24T14:21:00Z" w16du:dateUtc="2024-06-24T12:21:00Z">
        <w:r w:rsidRPr="00536136">
          <w:rPr>
            <w:lang w:val="en-US"/>
          </w:rPr>
          <w:delText>From the remaining datasets, those which share a common minimum display scale are grouped together in single layers.</w:delText>
        </w:r>
      </w:del>
    </w:p>
    <w:p w14:paraId="741C5818" w14:textId="77777777" w:rsidR="001D7FBE" w:rsidRPr="00536136" w:rsidRDefault="001D7FBE" w:rsidP="001D02B5">
      <w:pPr>
        <w:pStyle w:val="ListParagraph"/>
        <w:numPr>
          <w:ilvl w:val="0"/>
          <w:numId w:val="38"/>
        </w:numPr>
        <w:spacing w:after="120" w:line="240" w:lineRule="auto"/>
        <w:ind w:left="567" w:hanging="283"/>
        <w:contextualSpacing w:val="0"/>
        <w:rPr>
          <w:del w:id="1889" w:author="Jeff Wootton" w:date="2024-06-24T14:21:00Z" w16du:dateUtc="2024-06-24T12:21:00Z"/>
          <w:lang w:val="en-US"/>
        </w:rPr>
      </w:pPr>
      <w:del w:id="1890" w:author="Jeff Wootton" w:date="2024-06-24T14:21:00Z" w16du:dateUtc="2024-06-24T12:21:00Z">
        <w:r w:rsidRPr="00536136">
          <w:rPr>
            <w:lang w:val="en-US"/>
          </w:rPr>
          <w:delText>Layers from A and B which share a common minimum display scale are grouped together in single layers.</w:delText>
        </w:r>
      </w:del>
    </w:p>
    <w:p w14:paraId="7E6C96D6" w14:textId="77777777" w:rsidR="001D7FBE" w:rsidRDefault="001D7FBE" w:rsidP="00536136">
      <w:pPr>
        <w:spacing w:after="120" w:line="240" w:lineRule="auto"/>
        <w:rPr>
          <w:del w:id="1891" w:author="Jeff Wootton" w:date="2024-06-24T14:21:00Z" w16du:dateUtc="2024-06-24T12:21:00Z"/>
          <w:b/>
          <w:bCs/>
          <w:lang w:val="en-US"/>
        </w:rPr>
      </w:pPr>
      <w:del w:id="1892" w:author="Jeff Wootton" w:date="2024-06-24T14:21:00Z" w16du:dateUtc="2024-06-24T12:21:00Z">
        <w:r>
          <w:rPr>
            <w:lang w:val="en-US"/>
          </w:rPr>
          <w:delText>The ‘Layers’ are then sorted by their minimum display scale and sequentially rendered starting with the smallest minimum display scale.</w:delText>
        </w:r>
      </w:del>
    </w:p>
    <w:p w14:paraId="26E39557" w14:textId="77777777" w:rsidR="001D7FBE" w:rsidRPr="008303CB" w:rsidRDefault="001D7FBE" w:rsidP="00536136">
      <w:pPr>
        <w:spacing w:after="0" w:line="240" w:lineRule="auto"/>
        <w:ind w:firstLine="340"/>
        <w:rPr>
          <w:del w:id="1893" w:author="Jeff Wootton" w:date="2024-06-24T14:21:00Z" w16du:dateUtc="2024-06-24T12:21:00Z"/>
          <w:lang w:val="en-US"/>
        </w:rPr>
      </w:pPr>
      <w:del w:id="1894" w:author="Jeff Wootton" w:date="2024-06-24T14:21:00Z" w16du:dateUtc="2024-06-24T12:21:00Z">
        <w:r>
          <w:rPr>
            <w:noProof/>
            <w:lang w:val="en-US" w:eastAsia="en-US"/>
          </w:rPr>
          <mc:AlternateContent>
            <mc:Choice Requires="wps">
              <w:drawing>
                <wp:anchor distT="0" distB="0" distL="114300" distR="114300" simplePos="0" relativeHeight="251667968" behindDoc="0" locked="0" layoutInCell="1" allowOverlap="1" wp14:anchorId="5130CCF6" wp14:editId="5833E15E">
                  <wp:simplePos x="0" y="0"/>
                  <wp:positionH relativeFrom="column">
                    <wp:posOffset>0</wp:posOffset>
                  </wp:positionH>
                  <wp:positionV relativeFrom="paragraph">
                    <wp:posOffset>0</wp:posOffset>
                  </wp:positionV>
                  <wp:extent cx="1828800" cy="1828800"/>
                  <wp:effectExtent l="0" t="0" r="0" b="0"/>
                  <wp:wrapSquare wrapText="bothSides"/>
                  <wp:docPr id="13372592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4F7F874" w14:textId="77777777" w:rsidR="001D7FBE" w:rsidRDefault="001D7FBE" w:rsidP="00536136">
                              <w:pPr>
                                <w:spacing w:after="120" w:line="240" w:lineRule="auto"/>
                                <w:rPr>
                                  <w:del w:id="1895" w:author="Jeff Wootton" w:date="2024-06-24T14:21:00Z" w16du:dateUtc="2024-06-24T12:21:00Z"/>
                                  <w:i/>
                                  <w:iCs/>
                                  <w:lang w:val="en-US"/>
                                </w:rPr>
                              </w:pPr>
                              <w:del w:id="1896" w:author="Jeff Wootton" w:date="2024-06-24T14:21:00Z" w16du:dateUtc="2024-06-24T12:21:00Z">
                                <w:r w:rsidRPr="00332ACE">
                                  <w:rPr>
                                    <w:b/>
                                    <w:bCs/>
                                    <w:lang w:val="en-US"/>
                                  </w:rPr>
                                  <w:delText>Algorithm</w:delText>
                                </w:r>
                                <w:r>
                                  <w:rPr>
                                    <w:lang w:val="en-US"/>
                                  </w:rPr>
                                  <w:delText xml:space="preserve">: </w:delText>
                                </w:r>
                                <w:r w:rsidRPr="00332ACE">
                                  <w:rPr>
                                    <w:i/>
                                    <w:iCs/>
                                    <w:lang w:val="en-US"/>
                                  </w:rPr>
                                  <w:delText>RenderChartImage</w:delText>
                                </w:r>
                              </w:del>
                            </w:p>
                            <w:p w14:paraId="18035DF3" w14:textId="77777777" w:rsidR="001D7FBE" w:rsidRDefault="001D7FBE" w:rsidP="001D7FBE">
                              <w:pPr>
                                <w:spacing w:after="0" w:line="240" w:lineRule="auto"/>
                                <w:rPr>
                                  <w:del w:id="1897" w:author="Jeff Wootton" w:date="2024-06-24T14:21:00Z" w16du:dateUtc="2024-06-24T12:21:00Z"/>
                                  <w:i/>
                                  <w:iCs/>
                                  <w:lang w:val="en-US"/>
                                </w:rPr>
                              </w:pPr>
                              <w:del w:id="1898" w:author="Jeff Wootton" w:date="2024-06-24T14:21:00Z" w16du:dateUtc="2024-06-24T12:21:00Z">
                                <w:r w:rsidRPr="00332ACE">
                                  <w:rPr>
                                    <w:b/>
                                    <w:bCs/>
                                    <w:lang w:val="en-US"/>
                                  </w:rPr>
                                  <w:delText>Input</w:delText>
                                </w:r>
                                <w:r>
                                  <w:rPr>
                                    <w:lang w:val="en-US"/>
                                  </w:rPr>
                                  <w:delText xml:space="preserve">: </w:delText>
                                </w:r>
                                <w:r>
                                  <w:rPr>
                                    <w:lang w:val="en-US"/>
                                  </w:rPr>
                                  <w:tab/>
                                  <w:delText xml:space="preserve">A set of datasets </w:delText>
                                </w:r>
                                <w:r w:rsidRPr="00332ACE">
                                  <w:rPr>
                                    <w:i/>
                                    <w:iCs/>
                                    <w:lang w:val="en-US"/>
                                  </w:rPr>
                                  <w:delText>dataSets</w:delText>
                                </w:r>
                              </w:del>
                            </w:p>
                            <w:p w14:paraId="5437E4A7" w14:textId="77777777" w:rsidR="001D7FBE" w:rsidRDefault="001D7FBE" w:rsidP="00536136">
                              <w:pPr>
                                <w:spacing w:after="60" w:line="240" w:lineRule="auto"/>
                                <w:ind w:left="340" w:firstLine="340"/>
                                <w:rPr>
                                  <w:del w:id="1899" w:author="Jeff Wootton" w:date="2024-06-24T14:21:00Z" w16du:dateUtc="2024-06-24T12:21:00Z"/>
                                  <w:lang w:val="en-US"/>
                                </w:rPr>
                              </w:pPr>
                              <w:del w:id="1900" w:author="Jeff Wootton" w:date="2024-06-24T14:21:00Z" w16du:dateUtc="2024-06-24T12:21:00Z">
                                <w:r w:rsidRPr="00332ACE">
                                  <w:rPr>
                                    <w:lang w:val="en-US"/>
                                  </w:rPr>
                                  <w:delText xml:space="preserve">A drawing device </w:delText>
                                </w:r>
                              </w:del>
                            </w:p>
                            <w:p w14:paraId="7F4BCF67" w14:textId="77777777" w:rsidR="001D7FBE" w:rsidRDefault="001D7FBE" w:rsidP="001D02B5">
                              <w:pPr>
                                <w:pStyle w:val="ListParagraph"/>
                                <w:numPr>
                                  <w:ilvl w:val="0"/>
                                  <w:numId w:val="36"/>
                                </w:numPr>
                                <w:spacing w:after="60" w:line="240" w:lineRule="auto"/>
                                <w:ind w:left="567" w:hanging="283"/>
                                <w:contextualSpacing w:val="0"/>
                                <w:rPr>
                                  <w:del w:id="1901" w:author="Jeff Wootton" w:date="2024-06-24T14:21:00Z" w16du:dateUtc="2024-06-24T12:21:00Z"/>
                                  <w:lang w:val="en-US"/>
                                </w:rPr>
                              </w:pPr>
                              <w:del w:id="1902" w:author="Jeff Wootton" w:date="2024-06-24T14:21:00Z" w16du:dateUtc="2024-06-24T12:21:00Z">
                                <w:r>
                                  <w:rPr>
                                    <w:lang w:val="en-US"/>
                                  </w:rPr>
                                  <w:delText>Split the set dataSets into sub-sets denoted</w:delText>
                                </w:r>
                                <w:r w:rsidRPr="00FE1157">
                                  <w:rPr>
                                    <w:lang w:val="en-US"/>
                                  </w:rPr>
                                  <w:delText xml:space="preserve"> </w:delText>
                                </w:r>
                                <w:r w:rsidRPr="00536136">
                                  <w:rPr>
                                    <w:i/>
                                    <w:iCs/>
                                    <w:lang w:val="en-US"/>
                                  </w:rPr>
                                  <w:delText>la</w:delText>
                                </w:r>
                                <w:r w:rsidRPr="00332ACE">
                                  <w:rPr>
                                    <w:i/>
                                    <w:iCs/>
                                    <w:lang w:val="en-US"/>
                                  </w:rPr>
                                  <w:delText>yer</w:delText>
                                </w:r>
                                <w:r w:rsidRPr="00332ACE">
                                  <w:rPr>
                                    <w:i/>
                                    <w:iCs/>
                                    <w:vertAlign w:val="subscript"/>
                                    <w:lang w:val="en-US"/>
                                  </w:rPr>
                                  <w:delText>0</w:delText>
                                </w:r>
                                <w:r>
                                  <w:rPr>
                                    <w:lang w:val="en-US"/>
                                  </w:rPr>
                                  <w:delText xml:space="preserve">, </w:delText>
                                </w:r>
                                <w:r w:rsidRPr="00332ACE">
                                  <w:rPr>
                                    <w:i/>
                                    <w:iCs/>
                                    <w:lang w:val="en-US"/>
                                  </w:rPr>
                                  <w:delText>layer</w:delText>
                                </w:r>
                                <w:r w:rsidRPr="00332ACE">
                                  <w:rPr>
                                    <w:i/>
                                    <w:iCs/>
                                    <w:vertAlign w:val="subscript"/>
                                    <w:lang w:val="en-US"/>
                                  </w:rPr>
                                  <w:delText>1</w:delText>
                                </w:r>
                                <w:r>
                                  <w:rPr>
                                    <w:lang w:val="en-US"/>
                                  </w:rPr>
                                  <w:delText xml:space="preserve">, … </w:delText>
                                </w:r>
                                <w:r w:rsidRPr="00332ACE">
                                  <w:rPr>
                                    <w:i/>
                                    <w:iCs/>
                                    <w:lang w:val="en-US"/>
                                  </w:rPr>
                                  <w:delText>layer</w:delText>
                                </w:r>
                                <w:r>
                                  <w:rPr>
                                    <w:i/>
                                    <w:iCs/>
                                    <w:vertAlign w:val="subscript"/>
                                    <w:lang w:val="en-US"/>
                                  </w:rPr>
                                  <w:delText>n</w:delText>
                                </w:r>
                                <w:r>
                                  <w:rPr>
                                    <w:lang w:val="en-US"/>
                                  </w:rPr>
                                  <w:delText xml:space="preserve"> such that the drawing index of each dataset in one </w:delText>
                                </w:r>
                                <w:r w:rsidRPr="00332ACE">
                                  <w:rPr>
                                    <w:i/>
                                    <w:iCs/>
                                    <w:lang w:val="en-US"/>
                                  </w:rPr>
                                  <w:delText>layer</w:delText>
                                </w:r>
                                <w:r w:rsidRPr="00332ACE">
                                  <w:rPr>
                                    <w:i/>
                                    <w:iCs/>
                                    <w:vertAlign w:val="subscript"/>
                                    <w:lang w:val="en-US"/>
                                  </w:rPr>
                                  <w:delText>x</w:delText>
                                </w:r>
                                <w:r>
                                  <w:rPr>
                                    <w:lang w:val="en-US"/>
                                  </w:rPr>
                                  <w:delText xml:space="preserve"> is not null but is otherwise the same.</w:delText>
                                </w:r>
                              </w:del>
                            </w:p>
                            <w:p w14:paraId="1A60A279" w14:textId="77777777" w:rsidR="001D7FBE" w:rsidRDefault="001D7FBE" w:rsidP="001D02B5">
                              <w:pPr>
                                <w:pStyle w:val="ListParagraph"/>
                                <w:numPr>
                                  <w:ilvl w:val="1"/>
                                  <w:numId w:val="36"/>
                                </w:numPr>
                                <w:spacing w:after="60" w:line="240" w:lineRule="auto"/>
                                <w:ind w:left="993" w:hanging="284"/>
                                <w:contextualSpacing w:val="0"/>
                                <w:rPr>
                                  <w:del w:id="1903" w:author="Jeff Wootton" w:date="2024-06-24T14:21:00Z" w16du:dateUtc="2024-06-24T12:21:00Z"/>
                                  <w:lang w:val="en-US"/>
                                </w:rPr>
                              </w:pPr>
                              <w:del w:id="1904" w:author="Jeff Wootton" w:date="2024-06-24T14:21:00Z" w16du:dateUtc="2024-06-24T12:21:00Z">
                                <w:r>
                                  <w:rPr>
                                    <w:lang w:val="en-US"/>
                                  </w:rPr>
                                  <w:delText>Assign a minimum display scale to each layer from the smallest minimum display scale (the largest scale denominator) of the component datasets.</w:delText>
                                </w:r>
                              </w:del>
                            </w:p>
                            <w:p w14:paraId="0845BFC5" w14:textId="77777777" w:rsidR="001D7FBE" w:rsidRPr="004A49DA" w:rsidRDefault="001D7FBE" w:rsidP="001D02B5">
                              <w:pPr>
                                <w:pStyle w:val="ListParagraph"/>
                                <w:numPr>
                                  <w:ilvl w:val="0"/>
                                  <w:numId w:val="36"/>
                                </w:numPr>
                                <w:spacing w:after="60" w:line="240" w:lineRule="auto"/>
                                <w:ind w:left="567" w:hanging="283"/>
                                <w:contextualSpacing w:val="0"/>
                                <w:rPr>
                                  <w:del w:id="1905" w:author="Jeff Wootton" w:date="2024-06-24T14:21:00Z" w16du:dateUtc="2024-06-24T12:21:00Z"/>
                                  <w:lang w:val="en-US"/>
                                </w:rPr>
                              </w:pPr>
                              <w:del w:id="1906" w:author="Jeff Wootton" w:date="2024-06-24T14:21:00Z" w16du:dateUtc="2024-06-24T12:21:00Z">
                                <w:r w:rsidRPr="00332ACE">
                                  <w:rPr>
                                    <w:lang w:val="en-US"/>
                                  </w:rPr>
                                  <w:delText xml:space="preserve">Split the </w:delText>
                                </w:r>
                                <w:r>
                                  <w:rPr>
                                    <w:lang w:val="en-US"/>
                                  </w:rPr>
                                  <w:delText xml:space="preserve">remaining </w:delText>
                                </w:r>
                                <w:r w:rsidRPr="00332ACE">
                                  <w:rPr>
                                    <w:lang w:val="en-US"/>
                                  </w:rPr>
                                  <w:delText>dataSets</w:delText>
                                </w:r>
                                <w:r>
                                  <w:rPr>
                                    <w:lang w:val="en-US"/>
                                  </w:rPr>
                                  <w:delText xml:space="preserve"> (those where drawing index is null) into sub-sets denoted </w:delText>
                                </w:r>
                                <w:r w:rsidRPr="00536136">
                                  <w:rPr>
                                    <w:i/>
                                    <w:iCs/>
                                    <w:lang w:val="en-US"/>
                                  </w:rPr>
                                  <w:delText>l</w:delText>
                                </w:r>
                                <w:r w:rsidRPr="00332ACE">
                                  <w:rPr>
                                    <w:i/>
                                    <w:iCs/>
                                    <w:lang w:val="en-US"/>
                                  </w:rPr>
                                  <w:delText>ayer</w:delText>
                                </w:r>
                                <w:r>
                                  <w:rPr>
                                    <w:i/>
                                    <w:iCs/>
                                    <w:vertAlign w:val="subscript"/>
                                    <w:lang w:val="en-US"/>
                                  </w:rPr>
                                  <w:delText>n+1</w:delText>
                                </w:r>
                                <w:r>
                                  <w:rPr>
                                    <w:lang w:val="en-US"/>
                                  </w:rPr>
                                  <w:delText xml:space="preserve">, </w:delText>
                                </w:r>
                                <w:r w:rsidRPr="00332ACE">
                                  <w:rPr>
                                    <w:i/>
                                    <w:iCs/>
                                    <w:lang w:val="en-US"/>
                                  </w:rPr>
                                  <w:delText>layer</w:delText>
                                </w:r>
                                <w:r>
                                  <w:rPr>
                                    <w:i/>
                                    <w:iCs/>
                                    <w:vertAlign w:val="subscript"/>
                                    <w:lang w:val="en-US"/>
                                  </w:rPr>
                                  <w:delText>n+2</w:delText>
                                </w:r>
                                <w:r>
                                  <w:rPr>
                                    <w:lang w:val="en-US"/>
                                  </w:rPr>
                                  <w:delText xml:space="preserve">, … such that the minimum display scale of each dataset in one </w:delText>
                                </w:r>
                                <w:r w:rsidRPr="00332ACE">
                                  <w:rPr>
                                    <w:i/>
                                    <w:iCs/>
                                    <w:lang w:val="en-US"/>
                                  </w:rPr>
                                  <w:delText>layer</w:delText>
                                </w:r>
                                <w:r w:rsidRPr="00332ACE">
                                  <w:rPr>
                                    <w:i/>
                                    <w:iCs/>
                                    <w:vertAlign w:val="subscript"/>
                                    <w:lang w:val="en-US"/>
                                  </w:rPr>
                                  <w:delText>x</w:delText>
                                </w:r>
                                <w:r>
                                  <w:rPr>
                                    <w:lang w:val="en-US"/>
                                  </w:rPr>
                                  <w:delText xml:space="preserve"> is the same.</w:delText>
                                </w:r>
                              </w:del>
                            </w:p>
                            <w:p w14:paraId="76DAAACD" w14:textId="77777777" w:rsidR="001D7FBE" w:rsidRPr="004A49DA" w:rsidRDefault="001D7FBE" w:rsidP="001D02B5">
                              <w:pPr>
                                <w:pStyle w:val="ListParagraph"/>
                                <w:numPr>
                                  <w:ilvl w:val="0"/>
                                  <w:numId w:val="36"/>
                                </w:numPr>
                                <w:spacing w:after="60" w:line="240" w:lineRule="auto"/>
                                <w:ind w:left="567" w:hanging="283"/>
                                <w:contextualSpacing w:val="0"/>
                                <w:rPr>
                                  <w:del w:id="1907" w:author="Jeff Wootton" w:date="2024-06-24T14:21:00Z" w16du:dateUtc="2024-06-24T12:21:00Z"/>
                                  <w:i/>
                                  <w:iCs/>
                                  <w:lang w:val="en-US"/>
                                </w:rPr>
                              </w:pPr>
                              <w:del w:id="1908" w:author="Jeff Wootton" w:date="2024-06-24T14:21:00Z" w16du:dateUtc="2024-06-24T12:21:00Z">
                                <w:r w:rsidRPr="004A49DA">
                                  <w:rPr>
                                    <w:lang w:val="en-US"/>
                                  </w:rPr>
                                  <w:delText xml:space="preserve">Combine layers which share a common </w:delText>
                                </w:r>
                                <w:r>
                                  <w:rPr>
                                    <w:lang w:val="en-US"/>
                                  </w:rPr>
                                  <w:delText>minimum display scale</w:delText>
                                </w:r>
                              </w:del>
                            </w:p>
                            <w:p w14:paraId="3DD76A31" w14:textId="77777777" w:rsidR="001D7FBE" w:rsidRPr="00332ACE" w:rsidRDefault="001D7FBE" w:rsidP="001D02B5">
                              <w:pPr>
                                <w:pStyle w:val="ListParagraph"/>
                                <w:numPr>
                                  <w:ilvl w:val="0"/>
                                  <w:numId w:val="36"/>
                                </w:numPr>
                                <w:spacing w:after="60" w:line="240" w:lineRule="auto"/>
                                <w:ind w:left="567" w:hanging="283"/>
                                <w:contextualSpacing w:val="0"/>
                                <w:rPr>
                                  <w:del w:id="1909" w:author="Jeff Wootton" w:date="2024-06-24T14:21:00Z" w16du:dateUtc="2024-06-24T12:21:00Z"/>
                                  <w:i/>
                                  <w:iCs/>
                                  <w:lang w:val="en-US"/>
                                </w:rPr>
                              </w:pPr>
                              <w:del w:id="1910" w:author="Jeff Wootton" w:date="2024-06-24T14:21:00Z" w16du:dateUtc="2024-06-24T12:21:00Z">
                                <w:r>
                                  <w:rPr>
                                    <w:lang w:val="en-US"/>
                                  </w:rPr>
                                  <w:delText xml:space="preserve">Sort the </w:delText>
                                </w:r>
                                <w:r w:rsidRPr="00332ACE">
                                  <w:rPr>
                                    <w:i/>
                                    <w:iCs/>
                                    <w:lang w:val="en-US"/>
                                  </w:rPr>
                                  <w:delText>layer</w:delText>
                                </w:r>
                                <w:r w:rsidRPr="00332ACE">
                                  <w:rPr>
                                    <w:i/>
                                    <w:iCs/>
                                    <w:vertAlign w:val="subscript"/>
                                    <w:lang w:val="en-US"/>
                                  </w:rPr>
                                  <w:delText>1</w:delText>
                                </w:r>
                                <w:r w:rsidRPr="00332ACE">
                                  <w:rPr>
                                    <w:i/>
                                    <w:iCs/>
                                    <w:lang w:val="en-US"/>
                                  </w:rPr>
                                  <w:delText xml:space="preserve"> .. layer</w:delText>
                                </w:r>
                                <w:r w:rsidRPr="00332ACE">
                                  <w:rPr>
                                    <w:i/>
                                    <w:iCs/>
                                    <w:vertAlign w:val="subscript"/>
                                    <w:lang w:val="en-US"/>
                                  </w:rPr>
                                  <w:delText>n</w:delText>
                                </w:r>
                                <w:r>
                                  <w:rPr>
                                    <w:lang w:val="en-US"/>
                                  </w:rPr>
                                  <w:delText xml:space="preserve"> by its associated minimum display scale</w:delText>
                                </w:r>
                              </w:del>
                            </w:p>
                            <w:p w14:paraId="0C11AD0D" w14:textId="77777777" w:rsidR="001D7FBE" w:rsidRDefault="001D7FBE" w:rsidP="001D02B5">
                              <w:pPr>
                                <w:pStyle w:val="ListParagraph"/>
                                <w:numPr>
                                  <w:ilvl w:val="0"/>
                                  <w:numId w:val="36"/>
                                </w:numPr>
                                <w:spacing w:after="60" w:line="240" w:lineRule="auto"/>
                                <w:ind w:left="567" w:hanging="283"/>
                                <w:contextualSpacing w:val="0"/>
                                <w:rPr>
                                  <w:del w:id="1911" w:author="Jeff Wootton" w:date="2024-06-24T14:21:00Z" w16du:dateUtc="2024-06-24T12:21:00Z"/>
                                  <w:lang w:val="en-US"/>
                                </w:rPr>
                              </w:pPr>
                              <w:del w:id="1912" w:author="Jeff Wootton" w:date="2024-06-24T14:21:00Z" w16du:dateUtc="2024-06-24T12:21:00Z">
                                <w:r w:rsidRPr="005E5F75">
                                  <w:rPr>
                                    <w:lang w:val="en-US"/>
                                  </w:rPr>
                                  <w:delText xml:space="preserve">Clear the drawing device (e.g. by filling </w:delText>
                                </w:r>
                                <w:r>
                                  <w:rPr>
                                    <w:lang w:val="en-US"/>
                                  </w:rPr>
                                  <w:delText xml:space="preserve">the drawing device </w:delText>
                                </w:r>
                                <w:r w:rsidRPr="005E5F75">
                                  <w:rPr>
                                    <w:lang w:val="en-US"/>
                                  </w:rPr>
                                  <w:delText>with the NODTA colour or pattern.</w:delText>
                                </w:r>
                              </w:del>
                            </w:p>
                            <w:p w14:paraId="1D2877A2" w14:textId="77777777" w:rsidR="001D7FBE" w:rsidRDefault="001D7FBE" w:rsidP="001D02B5">
                              <w:pPr>
                                <w:pStyle w:val="ListParagraph"/>
                                <w:numPr>
                                  <w:ilvl w:val="0"/>
                                  <w:numId w:val="36"/>
                                </w:numPr>
                                <w:spacing w:after="60" w:line="240" w:lineRule="auto"/>
                                <w:ind w:left="567" w:hanging="283"/>
                                <w:contextualSpacing w:val="0"/>
                                <w:rPr>
                                  <w:del w:id="1913" w:author="Jeff Wootton" w:date="2024-06-24T14:21:00Z" w16du:dateUtc="2024-06-24T12:21:00Z"/>
                                  <w:lang w:val="en-US"/>
                                </w:rPr>
                              </w:pPr>
                              <w:del w:id="1914" w:author="Jeff Wootton" w:date="2024-06-24T14:21:00Z" w16du:dateUtc="2024-06-24T12:21:00Z">
                                <w:r>
                                  <w:rPr>
                                    <w:lang w:val="en-US"/>
                                  </w:rPr>
                                  <w:delText xml:space="preserve">Iterate over all </w:delText>
                                </w:r>
                                <w:r w:rsidRPr="00332ACE">
                                  <w:rPr>
                                    <w:i/>
                                    <w:iCs/>
                                    <w:lang w:val="en-US"/>
                                  </w:rPr>
                                  <w:delText>layer</w:delText>
                                </w:r>
                                <w:r w:rsidRPr="00332ACE">
                                  <w:rPr>
                                    <w:i/>
                                    <w:iCs/>
                                    <w:vertAlign w:val="subscript"/>
                                    <w:lang w:val="en-US"/>
                                  </w:rPr>
                                  <w:delText>x</w:delText>
                                </w:r>
                                <w:r>
                                  <w:rPr>
                                    <w:lang w:val="en-US"/>
                                  </w:rPr>
                                  <w:delText xml:space="preserve"> starting with the smallest minimum display scale</w:delText>
                                </w:r>
                              </w:del>
                            </w:p>
                            <w:p w14:paraId="34824643" w14:textId="77777777" w:rsidR="001D7FBE" w:rsidRPr="00332ACE" w:rsidRDefault="001D7FBE" w:rsidP="001D02B5">
                              <w:pPr>
                                <w:pStyle w:val="ListParagraph"/>
                                <w:numPr>
                                  <w:ilvl w:val="0"/>
                                  <w:numId w:val="36"/>
                                </w:numPr>
                                <w:spacing w:after="120" w:line="240" w:lineRule="auto"/>
                                <w:ind w:left="568" w:hanging="284"/>
                                <w:contextualSpacing w:val="0"/>
                                <w:rPr>
                                  <w:del w:id="1915" w:author="Jeff Wootton" w:date="2024-06-24T14:21:00Z" w16du:dateUtc="2024-06-24T12:21:00Z"/>
                                  <w:lang w:val="en-US"/>
                                </w:rPr>
                              </w:pPr>
                              <w:del w:id="1916" w:author="Jeff Wootton" w:date="2024-06-24T14:21:00Z" w16du:dateUtc="2024-06-24T12:21:00Z">
                                <w:r>
                                  <w:rPr>
                                    <w:lang w:val="en-US"/>
                                  </w:rPr>
                                  <w:delText xml:space="preserve">Render the layer with the algorithm </w:delText>
                                </w:r>
                                <w:r w:rsidRPr="00332ACE">
                                  <w:rPr>
                                    <w:i/>
                                    <w:iCs/>
                                    <w:lang w:val="en-US"/>
                                  </w:rPr>
                                  <w:delText>RenderLayer</w:delText>
                                </w:r>
                              </w:del>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0CCF6" id="_x0000_s1030" type="#_x0000_t202" style="position:absolute;left:0;text-align:left;margin-left:0;margin-top:0;width:2in;height:2in;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CK+pSErAgAAWgQAAA4AAAAAAAAAAAAAAAAALgIAAGRycy9lMm9Eb2Mu&#10;eG1sUEsBAi0AFAAGAAgAAAAhALcMAwjXAAAABQEAAA8AAAAAAAAAAAAAAAAAhQQAAGRycy9kb3du&#10;cmV2LnhtbFBLBQYAAAAABAAEAPMAAACJBQAAAAA=&#10;" filled="f" strokeweight=".5pt">
                  <v:textbox style="mso-fit-shape-to-text:t">
                    <w:txbxContent>
                      <w:p w14:paraId="64F7F874" w14:textId="77777777" w:rsidR="001D7FBE" w:rsidRDefault="001D7FBE" w:rsidP="00536136">
                        <w:pPr>
                          <w:spacing w:after="120" w:line="240" w:lineRule="auto"/>
                          <w:rPr>
                            <w:del w:id="1917" w:author="Jeff Wootton" w:date="2024-06-24T14:21:00Z" w16du:dateUtc="2024-06-24T12:21:00Z"/>
                            <w:i/>
                            <w:iCs/>
                            <w:lang w:val="en-US"/>
                          </w:rPr>
                        </w:pPr>
                        <w:del w:id="1918" w:author="Jeff Wootton" w:date="2024-06-24T14:21:00Z" w16du:dateUtc="2024-06-24T12:21:00Z">
                          <w:r w:rsidRPr="00332ACE">
                            <w:rPr>
                              <w:b/>
                              <w:bCs/>
                              <w:lang w:val="en-US"/>
                            </w:rPr>
                            <w:delText>Algorithm</w:delText>
                          </w:r>
                          <w:r>
                            <w:rPr>
                              <w:lang w:val="en-US"/>
                            </w:rPr>
                            <w:delText xml:space="preserve">: </w:delText>
                          </w:r>
                          <w:r w:rsidRPr="00332ACE">
                            <w:rPr>
                              <w:i/>
                              <w:iCs/>
                              <w:lang w:val="en-US"/>
                            </w:rPr>
                            <w:delText>RenderChartImage</w:delText>
                          </w:r>
                        </w:del>
                      </w:p>
                      <w:p w14:paraId="18035DF3" w14:textId="77777777" w:rsidR="001D7FBE" w:rsidRDefault="001D7FBE" w:rsidP="001D7FBE">
                        <w:pPr>
                          <w:spacing w:after="0" w:line="240" w:lineRule="auto"/>
                          <w:rPr>
                            <w:del w:id="1919" w:author="Jeff Wootton" w:date="2024-06-24T14:21:00Z" w16du:dateUtc="2024-06-24T12:21:00Z"/>
                            <w:i/>
                            <w:iCs/>
                            <w:lang w:val="en-US"/>
                          </w:rPr>
                        </w:pPr>
                        <w:del w:id="1920" w:author="Jeff Wootton" w:date="2024-06-24T14:21:00Z" w16du:dateUtc="2024-06-24T12:21:00Z">
                          <w:r w:rsidRPr="00332ACE">
                            <w:rPr>
                              <w:b/>
                              <w:bCs/>
                              <w:lang w:val="en-US"/>
                            </w:rPr>
                            <w:delText>Input</w:delText>
                          </w:r>
                          <w:r>
                            <w:rPr>
                              <w:lang w:val="en-US"/>
                            </w:rPr>
                            <w:delText xml:space="preserve">: </w:delText>
                          </w:r>
                          <w:r>
                            <w:rPr>
                              <w:lang w:val="en-US"/>
                            </w:rPr>
                            <w:tab/>
                            <w:delText xml:space="preserve">A set of datasets </w:delText>
                          </w:r>
                          <w:r w:rsidRPr="00332ACE">
                            <w:rPr>
                              <w:i/>
                              <w:iCs/>
                              <w:lang w:val="en-US"/>
                            </w:rPr>
                            <w:delText>dataSets</w:delText>
                          </w:r>
                        </w:del>
                      </w:p>
                      <w:p w14:paraId="5437E4A7" w14:textId="77777777" w:rsidR="001D7FBE" w:rsidRDefault="001D7FBE" w:rsidP="00536136">
                        <w:pPr>
                          <w:spacing w:after="60" w:line="240" w:lineRule="auto"/>
                          <w:ind w:left="340" w:firstLine="340"/>
                          <w:rPr>
                            <w:del w:id="1921" w:author="Jeff Wootton" w:date="2024-06-24T14:21:00Z" w16du:dateUtc="2024-06-24T12:21:00Z"/>
                            <w:lang w:val="en-US"/>
                          </w:rPr>
                        </w:pPr>
                        <w:del w:id="1922" w:author="Jeff Wootton" w:date="2024-06-24T14:21:00Z" w16du:dateUtc="2024-06-24T12:21:00Z">
                          <w:r w:rsidRPr="00332ACE">
                            <w:rPr>
                              <w:lang w:val="en-US"/>
                            </w:rPr>
                            <w:delText xml:space="preserve">A drawing device </w:delText>
                          </w:r>
                        </w:del>
                      </w:p>
                      <w:p w14:paraId="7F4BCF67" w14:textId="77777777" w:rsidR="001D7FBE" w:rsidRDefault="001D7FBE" w:rsidP="001D02B5">
                        <w:pPr>
                          <w:pStyle w:val="ListParagraph"/>
                          <w:numPr>
                            <w:ilvl w:val="0"/>
                            <w:numId w:val="36"/>
                          </w:numPr>
                          <w:spacing w:after="60" w:line="240" w:lineRule="auto"/>
                          <w:ind w:left="567" w:hanging="283"/>
                          <w:contextualSpacing w:val="0"/>
                          <w:rPr>
                            <w:del w:id="1923" w:author="Jeff Wootton" w:date="2024-06-24T14:21:00Z" w16du:dateUtc="2024-06-24T12:21:00Z"/>
                            <w:lang w:val="en-US"/>
                          </w:rPr>
                        </w:pPr>
                        <w:del w:id="1924" w:author="Jeff Wootton" w:date="2024-06-24T14:21:00Z" w16du:dateUtc="2024-06-24T12:21:00Z">
                          <w:r>
                            <w:rPr>
                              <w:lang w:val="en-US"/>
                            </w:rPr>
                            <w:delText>Split the set dataSets into sub-sets denoted</w:delText>
                          </w:r>
                          <w:r w:rsidRPr="00FE1157">
                            <w:rPr>
                              <w:lang w:val="en-US"/>
                            </w:rPr>
                            <w:delText xml:space="preserve"> </w:delText>
                          </w:r>
                          <w:r w:rsidRPr="00536136">
                            <w:rPr>
                              <w:i/>
                              <w:iCs/>
                              <w:lang w:val="en-US"/>
                            </w:rPr>
                            <w:delText>la</w:delText>
                          </w:r>
                          <w:r w:rsidRPr="00332ACE">
                            <w:rPr>
                              <w:i/>
                              <w:iCs/>
                              <w:lang w:val="en-US"/>
                            </w:rPr>
                            <w:delText>yer</w:delText>
                          </w:r>
                          <w:r w:rsidRPr="00332ACE">
                            <w:rPr>
                              <w:i/>
                              <w:iCs/>
                              <w:vertAlign w:val="subscript"/>
                              <w:lang w:val="en-US"/>
                            </w:rPr>
                            <w:delText>0</w:delText>
                          </w:r>
                          <w:r>
                            <w:rPr>
                              <w:lang w:val="en-US"/>
                            </w:rPr>
                            <w:delText xml:space="preserve">, </w:delText>
                          </w:r>
                          <w:r w:rsidRPr="00332ACE">
                            <w:rPr>
                              <w:i/>
                              <w:iCs/>
                              <w:lang w:val="en-US"/>
                            </w:rPr>
                            <w:delText>layer</w:delText>
                          </w:r>
                          <w:r w:rsidRPr="00332ACE">
                            <w:rPr>
                              <w:i/>
                              <w:iCs/>
                              <w:vertAlign w:val="subscript"/>
                              <w:lang w:val="en-US"/>
                            </w:rPr>
                            <w:delText>1</w:delText>
                          </w:r>
                          <w:r>
                            <w:rPr>
                              <w:lang w:val="en-US"/>
                            </w:rPr>
                            <w:delText xml:space="preserve">, … </w:delText>
                          </w:r>
                          <w:r w:rsidRPr="00332ACE">
                            <w:rPr>
                              <w:i/>
                              <w:iCs/>
                              <w:lang w:val="en-US"/>
                            </w:rPr>
                            <w:delText>layer</w:delText>
                          </w:r>
                          <w:r>
                            <w:rPr>
                              <w:i/>
                              <w:iCs/>
                              <w:vertAlign w:val="subscript"/>
                              <w:lang w:val="en-US"/>
                            </w:rPr>
                            <w:delText>n</w:delText>
                          </w:r>
                          <w:r>
                            <w:rPr>
                              <w:lang w:val="en-US"/>
                            </w:rPr>
                            <w:delText xml:space="preserve"> such that the drawing index of each dataset in one </w:delText>
                          </w:r>
                          <w:r w:rsidRPr="00332ACE">
                            <w:rPr>
                              <w:i/>
                              <w:iCs/>
                              <w:lang w:val="en-US"/>
                            </w:rPr>
                            <w:delText>layer</w:delText>
                          </w:r>
                          <w:r w:rsidRPr="00332ACE">
                            <w:rPr>
                              <w:i/>
                              <w:iCs/>
                              <w:vertAlign w:val="subscript"/>
                              <w:lang w:val="en-US"/>
                            </w:rPr>
                            <w:delText>x</w:delText>
                          </w:r>
                          <w:r>
                            <w:rPr>
                              <w:lang w:val="en-US"/>
                            </w:rPr>
                            <w:delText xml:space="preserve"> is not null but is otherwise the same.</w:delText>
                          </w:r>
                        </w:del>
                      </w:p>
                      <w:p w14:paraId="1A60A279" w14:textId="77777777" w:rsidR="001D7FBE" w:rsidRDefault="001D7FBE" w:rsidP="001D02B5">
                        <w:pPr>
                          <w:pStyle w:val="ListParagraph"/>
                          <w:numPr>
                            <w:ilvl w:val="1"/>
                            <w:numId w:val="36"/>
                          </w:numPr>
                          <w:spacing w:after="60" w:line="240" w:lineRule="auto"/>
                          <w:ind w:left="993" w:hanging="284"/>
                          <w:contextualSpacing w:val="0"/>
                          <w:rPr>
                            <w:del w:id="1925" w:author="Jeff Wootton" w:date="2024-06-24T14:21:00Z" w16du:dateUtc="2024-06-24T12:21:00Z"/>
                            <w:lang w:val="en-US"/>
                          </w:rPr>
                        </w:pPr>
                        <w:del w:id="1926" w:author="Jeff Wootton" w:date="2024-06-24T14:21:00Z" w16du:dateUtc="2024-06-24T12:21:00Z">
                          <w:r>
                            <w:rPr>
                              <w:lang w:val="en-US"/>
                            </w:rPr>
                            <w:delText>Assign a minimum display scale to each layer from the smallest minimum display scale (the largest scale denominator) of the component datasets.</w:delText>
                          </w:r>
                        </w:del>
                      </w:p>
                      <w:p w14:paraId="0845BFC5" w14:textId="77777777" w:rsidR="001D7FBE" w:rsidRPr="004A49DA" w:rsidRDefault="001D7FBE" w:rsidP="001D02B5">
                        <w:pPr>
                          <w:pStyle w:val="ListParagraph"/>
                          <w:numPr>
                            <w:ilvl w:val="0"/>
                            <w:numId w:val="36"/>
                          </w:numPr>
                          <w:spacing w:after="60" w:line="240" w:lineRule="auto"/>
                          <w:ind w:left="567" w:hanging="283"/>
                          <w:contextualSpacing w:val="0"/>
                          <w:rPr>
                            <w:del w:id="1927" w:author="Jeff Wootton" w:date="2024-06-24T14:21:00Z" w16du:dateUtc="2024-06-24T12:21:00Z"/>
                            <w:lang w:val="en-US"/>
                          </w:rPr>
                        </w:pPr>
                        <w:del w:id="1928" w:author="Jeff Wootton" w:date="2024-06-24T14:21:00Z" w16du:dateUtc="2024-06-24T12:21:00Z">
                          <w:r w:rsidRPr="00332ACE">
                            <w:rPr>
                              <w:lang w:val="en-US"/>
                            </w:rPr>
                            <w:delText xml:space="preserve">Split the </w:delText>
                          </w:r>
                          <w:r>
                            <w:rPr>
                              <w:lang w:val="en-US"/>
                            </w:rPr>
                            <w:delText xml:space="preserve">remaining </w:delText>
                          </w:r>
                          <w:r w:rsidRPr="00332ACE">
                            <w:rPr>
                              <w:lang w:val="en-US"/>
                            </w:rPr>
                            <w:delText>dataSets</w:delText>
                          </w:r>
                          <w:r>
                            <w:rPr>
                              <w:lang w:val="en-US"/>
                            </w:rPr>
                            <w:delText xml:space="preserve"> (those where drawing index is null) into sub-sets denoted </w:delText>
                          </w:r>
                          <w:r w:rsidRPr="00536136">
                            <w:rPr>
                              <w:i/>
                              <w:iCs/>
                              <w:lang w:val="en-US"/>
                            </w:rPr>
                            <w:delText>l</w:delText>
                          </w:r>
                          <w:r w:rsidRPr="00332ACE">
                            <w:rPr>
                              <w:i/>
                              <w:iCs/>
                              <w:lang w:val="en-US"/>
                            </w:rPr>
                            <w:delText>ayer</w:delText>
                          </w:r>
                          <w:r>
                            <w:rPr>
                              <w:i/>
                              <w:iCs/>
                              <w:vertAlign w:val="subscript"/>
                              <w:lang w:val="en-US"/>
                            </w:rPr>
                            <w:delText>n+1</w:delText>
                          </w:r>
                          <w:r>
                            <w:rPr>
                              <w:lang w:val="en-US"/>
                            </w:rPr>
                            <w:delText xml:space="preserve">, </w:delText>
                          </w:r>
                          <w:r w:rsidRPr="00332ACE">
                            <w:rPr>
                              <w:i/>
                              <w:iCs/>
                              <w:lang w:val="en-US"/>
                            </w:rPr>
                            <w:delText>layer</w:delText>
                          </w:r>
                          <w:r>
                            <w:rPr>
                              <w:i/>
                              <w:iCs/>
                              <w:vertAlign w:val="subscript"/>
                              <w:lang w:val="en-US"/>
                            </w:rPr>
                            <w:delText>n+2</w:delText>
                          </w:r>
                          <w:r>
                            <w:rPr>
                              <w:lang w:val="en-US"/>
                            </w:rPr>
                            <w:delText xml:space="preserve">, … such that the minimum display scale of each dataset in one </w:delText>
                          </w:r>
                          <w:r w:rsidRPr="00332ACE">
                            <w:rPr>
                              <w:i/>
                              <w:iCs/>
                              <w:lang w:val="en-US"/>
                            </w:rPr>
                            <w:delText>layer</w:delText>
                          </w:r>
                          <w:r w:rsidRPr="00332ACE">
                            <w:rPr>
                              <w:i/>
                              <w:iCs/>
                              <w:vertAlign w:val="subscript"/>
                              <w:lang w:val="en-US"/>
                            </w:rPr>
                            <w:delText>x</w:delText>
                          </w:r>
                          <w:r>
                            <w:rPr>
                              <w:lang w:val="en-US"/>
                            </w:rPr>
                            <w:delText xml:space="preserve"> is the same.</w:delText>
                          </w:r>
                        </w:del>
                      </w:p>
                      <w:p w14:paraId="76DAAACD" w14:textId="77777777" w:rsidR="001D7FBE" w:rsidRPr="004A49DA" w:rsidRDefault="001D7FBE" w:rsidP="001D02B5">
                        <w:pPr>
                          <w:pStyle w:val="ListParagraph"/>
                          <w:numPr>
                            <w:ilvl w:val="0"/>
                            <w:numId w:val="36"/>
                          </w:numPr>
                          <w:spacing w:after="60" w:line="240" w:lineRule="auto"/>
                          <w:ind w:left="567" w:hanging="283"/>
                          <w:contextualSpacing w:val="0"/>
                          <w:rPr>
                            <w:del w:id="1929" w:author="Jeff Wootton" w:date="2024-06-24T14:21:00Z" w16du:dateUtc="2024-06-24T12:21:00Z"/>
                            <w:i/>
                            <w:iCs/>
                            <w:lang w:val="en-US"/>
                          </w:rPr>
                        </w:pPr>
                        <w:del w:id="1930" w:author="Jeff Wootton" w:date="2024-06-24T14:21:00Z" w16du:dateUtc="2024-06-24T12:21:00Z">
                          <w:r w:rsidRPr="004A49DA">
                            <w:rPr>
                              <w:lang w:val="en-US"/>
                            </w:rPr>
                            <w:delText xml:space="preserve">Combine layers which share a common </w:delText>
                          </w:r>
                          <w:r>
                            <w:rPr>
                              <w:lang w:val="en-US"/>
                            </w:rPr>
                            <w:delText>minimum display scale</w:delText>
                          </w:r>
                        </w:del>
                      </w:p>
                      <w:p w14:paraId="3DD76A31" w14:textId="77777777" w:rsidR="001D7FBE" w:rsidRPr="00332ACE" w:rsidRDefault="001D7FBE" w:rsidP="001D02B5">
                        <w:pPr>
                          <w:pStyle w:val="ListParagraph"/>
                          <w:numPr>
                            <w:ilvl w:val="0"/>
                            <w:numId w:val="36"/>
                          </w:numPr>
                          <w:spacing w:after="60" w:line="240" w:lineRule="auto"/>
                          <w:ind w:left="567" w:hanging="283"/>
                          <w:contextualSpacing w:val="0"/>
                          <w:rPr>
                            <w:del w:id="1931" w:author="Jeff Wootton" w:date="2024-06-24T14:21:00Z" w16du:dateUtc="2024-06-24T12:21:00Z"/>
                            <w:i/>
                            <w:iCs/>
                            <w:lang w:val="en-US"/>
                          </w:rPr>
                        </w:pPr>
                        <w:del w:id="1932" w:author="Jeff Wootton" w:date="2024-06-24T14:21:00Z" w16du:dateUtc="2024-06-24T12:21:00Z">
                          <w:r>
                            <w:rPr>
                              <w:lang w:val="en-US"/>
                            </w:rPr>
                            <w:delText xml:space="preserve">Sort the </w:delText>
                          </w:r>
                          <w:r w:rsidRPr="00332ACE">
                            <w:rPr>
                              <w:i/>
                              <w:iCs/>
                              <w:lang w:val="en-US"/>
                            </w:rPr>
                            <w:delText>layer</w:delText>
                          </w:r>
                          <w:r w:rsidRPr="00332ACE">
                            <w:rPr>
                              <w:i/>
                              <w:iCs/>
                              <w:vertAlign w:val="subscript"/>
                              <w:lang w:val="en-US"/>
                            </w:rPr>
                            <w:delText>1</w:delText>
                          </w:r>
                          <w:r w:rsidRPr="00332ACE">
                            <w:rPr>
                              <w:i/>
                              <w:iCs/>
                              <w:lang w:val="en-US"/>
                            </w:rPr>
                            <w:delText xml:space="preserve"> .. layer</w:delText>
                          </w:r>
                          <w:r w:rsidRPr="00332ACE">
                            <w:rPr>
                              <w:i/>
                              <w:iCs/>
                              <w:vertAlign w:val="subscript"/>
                              <w:lang w:val="en-US"/>
                            </w:rPr>
                            <w:delText>n</w:delText>
                          </w:r>
                          <w:r>
                            <w:rPr>
                              <w:lang w:val="en-US"/>
                            </w:rPr>
                            <w:delText xml:space="preserve"> by its associated minimum display scale</w:delText>
                          </w:r>
                        </w:del>
                      </w:p>
                      <w:p w14:paraId="0C11AD0D" w14:textId="77777777" w:rsidR="001D7FBE" w:rsidRDefault="001D7FBE" w:rsidP="001D02B5">
                        <w:pPr>
                          <w:pStyle w:val="ListParagraph"/>
                          <w:numPr>
                            <w:ilvl w:val="0"/>
                            <w:numId w:val="36"/>
                          </w:numPr>
                          <w:spacing w:after="60" w:line="240" w:lineRule="auto"/>
                          <w:ind w:left="567" w:hanging="283"/>
                          <w:contextualSpacing w:val="0"/>
                          <w:rPr>
                            <w:del w:id="1933" w:author="Jeff Wootton" w:date="2024-06-24T14:21:00Z" w16du:dateUtc="2024-06-24T12:21:00Z"/>
                            <w:lang w:val="en-US"/>
                          </w:rPr>
                        </w:pPr>
                        <w:del w:id="1934" w:author="Jeff Wootton" w:date="2024-06-24T14:21:00Z" w16du:dateUtc="2024-06-24T12:21:00Z">
                          <w:r w:rsidRPr="005E5F75">
                            <w:rPr>
                              <w:lang w:val="en-US"/>
                            </w:rPr>
                            <w:delText xml:space="preserve">Clear the drawing device (e.g. by filling </w:delText>
                          </w:r>
                          <w:r>
                            <w:rPr>
                              <w:lang w:val="en-US"/>
                            </w:rPr>
                            <w:delText xml:space="preserve">the drawing device </w:delText>
                          </w:r>
                          <w:r w:rsidRPr="005E5F75">
                            <w:rPr>
                              <w:lang w:val="en-US"/>
                            </w:rPr>
                            <w:delText>with the NODTA colour or pattern.</w:delText>
                          </w:r>
                        </w:del>
                      </w:p>
                      <w:p w14:paraId="1D2877A2" w14:textId="77777777" w:rsidR="001D7FBE" w:rsidRDefault="001D7FBE" w:rsidP="001D02B5">
                        <w:pPr>
                          <w:pStyle w:val="ListParagraph"/>
                          <w:numPr>
                            <w:ilvl w:val="0"/>
                            <w:numId w:val="36"/>
                          </w:numPr>
                          <w:spacing w:after="60" w:line="240" w:lineRule="auto"/>
                          <w:ind w:left="567" w:hanging="283"/>
                          <w:contextualSpacing w:val="0"/>
                          <w:rPr>
                            <w:del w:id="1935" w:author="Jeff Wootton" w:date="2024-06-24T14:21:00Z" w16du:dateUtc="2024-06-24T12:21:00Z"/>
                            <w:lang w:val="en-US"/>
                          </w:rPr>
                        </w:pPr>
                        <w:del w:id="1936" w:author="Jeff Wootton" w:date="2024-06-24T14:21:00Z" w16du:dateUtc="2024-06-24T12:21:00Z">
                          <w:r>
                            <w:rPr>
                              <w:lang w:val="en-US"/>
                            </w:rPr>
                            <w:delText xml:space="preserve">Iterate over all </w:delText>
                          </w:r>
                          <w:r w:rsidRPr="00332ACE">
                            <w:rPr>
                              <w:i/>
                              <w:iCs/>
                              <w:lang w:val="en-US"/>
                            </w:rPr>
                            <w:delText>layer</w:delText>
                          </w:r>
                          <w:r w:rsidRPr="00332ACE">
                            <w:rPr>
                              <w:i/>
                              <w:iCs/>
                              <w:vertAlign w:val="subscript"/>
                              <w:lang w:val="en-US"/>
                            </w:rPr>
                            <w:delText>x</w:delText>
                          </w:r>
                          <w:r>
                            <w:rPr>
                              <w:lang w:val="en-US"/>
                            </w:rPr>
                            <w:delText xml:space="preserve"> starting with the smallest minimum display scale</w:delText>
                          </w:r>
                        </w:del>
                      </w:p>
                      <w:p w14:paraId="34824643" w14:textId="77777777" w:rsidR="001D7FBE" w:rsidRPr="00332ACE" w:rsidRDefault="001D7FBE" w:rsidP="001D02B5">
                        <w:pPr>
                          <w:pStyle w:val="ListParagraph"/>
                          <w:numPr>
                            <w:ilvl w:val="0"/>
                            <w:numId w:val="36"/>
                          </w:numPr>
                          <w:spacing w:after="120" w:line="240" w:lineRule="auto"/>
                          <w:ind w:left="568" w:hanging="284"/>
                          <w:contextualSpacing w:val="0"/>
                          <w:rPr>
                            <w:del w:id="1937" w:author="Jeff Wootton" w:date="2024-06-24T14:21:00Z" w16du:dateUtc="2024-06-24T12:21:00Z"/>
                            <w:lang w:val="en-US"/>
                          </w:rPr>
                        </w:pPr>
                        <w:del w:id="1938" w:author="Jeff Wootton" w:date="2024-06-24T14:21:00Z" w16du:dateUtc="2024-06-24T12:21:00Z">
                          <w:r>
                            <w:rPr>
                              <w:lang w:val="en-US"/>
                            </w:rPr>
                            <w:delText xml:space="preserve">Render the layer with the algorithm </w:delText>
                          </w:r>
                          <w:r w:rsidRPr="00332ACE">
                            <w:rPr>
                              <w:i/>
                              <w:iCs/>
                              <w:lang w:val="en-US"/>
                            </w:rPr>
                            <w:delText>RenderLayer</w:delText>
                          </w:r>
                        </w:del>
                      </w:p>
                    </w:txbxContent>
                  </v:textbox>
                  <w10:wrap type="square"/>
                </v:shape>
              </w:pict>
            </mc:Fallback>
          </mc:AlternateContent>
        </w:r>
      </w:del>
    </w:p>
    <w:p w14:paraId="03E4FF5A" w14:textId="77777777" w:rsidR="001D7FBE" w:rsidRDefault="001D7FBE" w:rsidP="001D02B5">
      <w:pPr>
        <w:spacing w:after="120" w:line="240" w:lineRule="auto"/>
        <w:rPr>
          <w:del w:id="1939" w:author="Jeff Wootton" w:date="2024-06-24T14:21:00Z" w16du:dateUtc="2024-06-24T12:21:00Z"/>
          <w:lang w:val="en-US"/>
        </w:rPr>
      </w:pPr>
      <w:del w:id="1940" w:author="Jeff Wootton" w:date="2024-06-24T14:21:00Z" w16du:dateUtc="2024-06-24T12:21:00Z">
        <w:r w:rsidRPr="008303CB">
          <w:rPr>
            <w:lang w:val="en-US"/>
          </w:rPr>
          <w:delText>N</w:delText>
        </w:r>
        <w:r w:rsidR="00536136">
          <w:rPr>
            <w:lang w:val="en-US"/>
          </w:rPr>
          <w:delText>OTE 1</w:delText>
        </w:r>
        <w:r>
          <w:rPr>
            <w:lang w:val="en-US"/>
          </w:rPr>
          <w:delText>: For the sake of simplicity the concept of display planes (</w:delText>
        </w:r>
        <w:r w:rsidR="001D02B5">
          <w:rPr>
            <w:lang w:val="en-US"/>
          </w:rPr>
          <w:delText>that is,</w:delText>
        </w:r>
        <w:r>
          <w:rPr>
            <w:lang w:val="en-US"/>
          </w:rPr>
          <w:delText xml:space="preserve"> under and over radar) is not considered here. Without loss of generality the algorithm can be used multiple times to create the images for each display plane. One way of achieving it is to split the output of the portrayal into subsets</w:delText>
        </w:r>
        <w:r w:rsidR="001D02B5">
          <w:rPr>
            <w:lang w:val="en-US"/>
          </w:rPr>
          <w:delText>;</w:delText>
        </w:r>
        <w:r>
          <w:rPr>
            <w:lang w:val="en-US"/>
          </w:rPr>
          <w:delText xml:space="preserve"> one for each display plane and run the algorithm for each subset. However, the painters algorithm cannot be used to render data in the over radar display plane since there will not be </w:delText>
        </w:r>
        <w:r w:rsidR="001D02B5">
          <w:rPr>
            <w:lang w:val="en-US"/>
          </w:rPr>
          <w:delText>S</w:delText>
        </w:r>
        <w:r>
          <w:rPr>
            <w:lang w:val="en-US"/>
          </w:rPr>
          <w:delText xml:space="preserve">kin of the </w:delText>
        </w:r>
        <w:r w:rsidR="001D02B5">
          <w:rPr>
            <w:lang w:val="en-US"/>
          </w:rPr>
          <w:delText>E</w:delText>
        </w:r>
        <w:r>
          <w:rPr>
            <w:lang w:val="en-US"/>
          </w:rPr>
          <w:delText>arth objects present to obscure underlying layers.</w:delText>
        </w:r>
      </w:del>
    </w:p>
    <w:p w14:paraId="0324E3E2" w14:textId="77777777" w:rsidR="001D7FBE" w:rsidRDefault="001D7FBE" w:rsidP="00536136">
      <w:pPr>
        <w:spacing w:after="120" w:line="240" w:lineRule="auto"/>
        <w:rPr>
          <w:del w:id="1941" w:author="Jeff Wootton" w:date="2024-06-24T14:21:00Z" w16du:dateUtc="2024-06-24T12:21:00Z"/>
          <w:lang w:val="en-US"/>
        </w:rPr>
      </w:pPr>
      <w:del w:id="1942" w:author="Jeff Wootton" w:date="2024-06-24T14:21:00Z" w16du:dateUtc="2024-06-24T12:21:00Z">
        <w:r>
          <w:rPr>
            <w:lang w:val="en-US"/>
          </w:rPr>
          <w:delText>N</w:delText>
        </w:r>
        <w:r w:rsidR="00536136">
          <w:rPr>
            <w:lang w:val="en-US"/>
          </w:rPr>
          <w:delText>OTE 2</w:delText>
        </w:r>
        <w:r>
          <w:rPr>
            <w:lang w:val="en-US"/>
          </w:rPr>
          <w:delText>: The algorithm as described here does not distinguish between official and non-official data. It could be achieved by taking this into account during the grouping of the input datasets.</w:delText>
        </w:r>
      </w:del>
    </w:p>
    <w:p w14:paraId="394713D1" w14:textId="77777777" w:rsidR="001D02B5" w:rsidRPr="00295FE5" w:rsidRDefault="001D02B5" w:rsidP="001D02B5">
      <w:pPr>
        <w:pStyle w:val="ListContinue2"/>
        <w:keepNext/>
        <w:keepLines/>
        <w:numPr>
          <w:ilvl w:val="2"/>
          <w:numId w:val="40"/>
        </w:numPr>
        <w:tabs>
          <w:tab w:val="clear" w:pos="432"/>
        </w:tabs>
        <w:spacing w:before="120" w:after="120" w:line="240" w:lineRule="auto"/>
        <w:rPr>
          <w:del w:id="1943" w:author="Jeff Wootton" w:date="2024-06-24T14:21:00Z" w16du:dateUtc="2024-06-24T12:21:00Z"/>
          <w:lang w:eastAsia="en-US"/>
        </w:rPr>
      </w:pPr>
      <w:bookmarkStart w:id="1944" w:name="_Toc162435512"/>
      <w:del w:id="1945" w:author="Jeff Wootton" w:date="2024-06-24T14:21:00Z" w16du:dateUtc="2024-06-24T12:21:00Z">
        <w:r w:rsidRPr="00C94429">
          <w:rPr>
            <w:b/>
            <w:lang w:val="en-US" w:eastAsia="en-US"/>
          </w:rPr>
          <w:delText>The Algorithm RenderLayer</w:delText>
        </w:r>
        <w:bookmarkEnd w:id="1944"/>
      </w:del>
    </w:p>
    <w:p w14:paraId="76D0140A" w14:textId="77777777" w:rsidR="001D7FBE" w:rsidRDefault="001D7FBE" w:rsidP="001D7FBE">
      <w:pPr>
        <w:rPr>
          <w:del w:id="1946" w:author="Jeff Wootton" w:date="2024-06-24T14:21:00Z" w16du:dateUtc="2024-06-24T12:21:00Z"/>
          <w:lang w:val="en-US"/>
        </w:rPr>
      </w:pPr>
      <w:del w:id="1947" w:author="Jeff Wootton" w:date="2024-06-24T14:21:00Z" w16du:dateUtc="2024-06-24T12:21:00Z">
        <w:r>
          <w:rPr>
            <w:noProof/>
            <w:lang w:val="en-US" w:eastAsia="en-US"/>
          </w:rPr>
          <mc:AlternateContent>
            <mc:Choice Requires="wps">
              <w:drawing>
                <wp:anchor distT="0" distB="0" distL="114300" distR="114300" simplePos="0" relativeHeight="251668992" behindDoc="0" locked="0" layoutInCell="1" allowOverlap="1" wp14:anchorId="5959B17B" wp14:editId="60FAAFD2">
                  <wp:simplePos x="0" y="0"/>
                  <wp:positionH relativeFrom="margin">
                    <wp:align>right</wp:align>
                  </wp:positionH>
                  <wp:positionV relativeFrom="paragraph">
                    <wp:posOffset>332740</wp:posOffset>
                  </wp:positionV>
                  <wp:extent cx="1828800" cy="1828800"/>
                  <wp:effectExtent l="0" t="0" r="13970" b="22860"/>
                  <wp:wrapSquare wrapText="bothSides"/>
                  <wp:docPr id="7011995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944EB1D" w14:textId="77777777" w:rsidR="001D7FBE" w:rsidRDefault="001D7FBE" w:rsidP="001D02B5">
                              <w:pPr>
                                <w:spacing w:after="120" w:line="240" w:lineRule="auto"/>
                                <w:rPr>
                                  <w:del w:id="1948" w:author="Jeff Wootton" w:date="2024-06-24T14:21:00Z" w16du:dateUtc="2024-06-24T12:21:00Z"/>
                                  <w:lang w:val="en-US"/>
                                </w:rPr>
                              </w:pPr>
                              <w:del w:id="1949" w:author="Jeff Wootton" w:date="2024-06-24T14:21:00Z" w16du:dateUtc="2024-06-24T12:21:00Z">
                                <w:r w:rsidRPr="00125EDC">
                                  <w:rPr>
                                    <w:b/>
                                    <w:bCs/>
                                    <w:lang w:val="en-US"/>
                                  </w:rPr>
                                  <w:delText>Algorithm</w:delText>
                                </w:r>
                                <w:r>
                                  <w:rPr>
                                    <w:lang w:val="en-US"/>
                                  </w:rPr>
                                  <w:delText>: RenderLayer</w:delText>
                                </w:r>
                              </w:del>
                            </w:p>
                            <w:p w14:paraId="63FCB410" w14:textId="77777777" w:rsidR="001D7FBE" w:rsidRDefault="001D7FBE" w:rsidP="001D02B5">
                              <w:pPr>
                                <w:spacing w:after="120" w:line="240" w:lineRule="auto"/>
                                <w:jc w:val="left"/>
                                <w:rPr>
                                  <w:del w:id="1950" w:author="Jeff Wootton" w:date="2024-06-24T14:21:00Z" w16du:dateUtc="2024-06-24T12:21:00Z"/>
                                  <w:lang w:val="en-US"/>
                                </w:rPr>
                              </w:pPr>
                              <w:del w:id="1951" w:author="Jeff Wootton" w:date="2024-06-24T14:21:00Z" w16du:dateUtc="2024-06-24T12:21:00Z">
                                <w:r w:rsidRPr="00125EDC">
                                  <w:rPr>
                                    <w:b/>
                                    <w:bCs/>
                                    <w:lang w:val="en-US"/>
                                  </w:rPr>
                                  <w:delText>Input</w:delText>
                                </w:r>
                                <w:r>
                                  <w:rPr>
                                    <w:lang w:val="en-US"/>
                                  </w:rPr>
                                  <w:delText xml:space="preserve">: </w:delText>
                                </w:r>
                                <w:r>
                                  <w:rPr>
                                    <w:lang w:val="en-US"/>
                                  </w:rPr>
                                  <w:tab/>
                                  <w:delText xml:space="preserve">A set of datasets </w:delText>
                                </w:r>
                                <w:r w:rsidRPr="00125EDC">
                                  <w:rPr>
                                    <w:i/>
                                    <w:iCs/>
                                    <w:lang w:val="en-US"/>
                                  </w:rPr>
                                  <w:delText>dataSets</w:delText>
                                </w:r>
                                <w:r>
                                  <w:rPr>
                                    <w:lang w:val="en-US"/>
                                  </w:rPr>
                                  <w:delText xml:space="preserve"> that have the same minimum display scale and/or drawing indices</w:delText>
                                </w:r>
                                <w:r>
                                  <w:rPr>
                                    <w:lang w:val="en-US"/>
                                  </w:rPr>
                                  <w:br/>
                                </w:r>
                                <w:r>
                                  <w:rPr>
                                    <w:lang w:val="en-US"/>
                                  </w:rPr>
                                  <w:tab/>
                                </w:r>
                                <w:r>
                                  <w:rPr>
                                    <w:lang w:val="en-US"/>
                                  </w:rPr>
                                  <w:tab/>
                                  <w:delText>A drawing device</w:delText>
                                </w:r>
                              </w:del>
                            </w:p>
                            <w:p w14:paraId="7094C5D1" w14:textId="77777777" w:rsidR="001D7FBE" w:rsidRDefault="001D7FBE" w:rsidP="00685524">
                              <w:pPr>
                                <w:pStyle w:val="ListParagraph"/>
                                <w:numPr>
                                  <w:ilvl w:val="0"/>
                                  <w:numId w:val="37"/>
                                </w:numPr>
                                <w:spacing w:after="60" w:line="240" w:lineRule="auto"/>
                                <w:ind w:left="567" w:hanging="283"/>
                                <w:contextualSpacing w:val="0"/>
                                <w:rPr>
                                  <w:del w:id="1952" w:author="Jeff Wootton" w:date="2024-06-24T14:21:00Z" w16du:dateUtc="2024-06-24T12:21:00Z"/>
                                  <w:lang w:val="en-US"/>
                                </w:rPr>
                              </w:pPr>
                              <w:del w:id="1953" w:author="Jeff Wootton" w:date="2024-06-24T14:21:00Z" w16du:dateUtc="2024-06-24T12:21:00Z">
                                <w:r w:rsidRPr="00125EDC">
                                  <w:rPr>
                                    <w:b/>
                                    <w:bCs/>
                                    <w:lang w:val="en-US"/>
                                  </w:rPr>
                                  <w:delText>For</w:delText>
                                </w:r>
                                <w:r w:rsidRPr="004C4E7A">
                                  <w:rPr>
                                    <w:lang w:val="en-US"/>
                                  </w:rPr>
                                  <w:delText xml:space="preserve"> each display priority </w:delText>
                                </w:r>
                                <w:r w:rsidRPr="00125EDC">
                                  <w:rPr>
                                    <w:i/>
                                    <w:iCs/>
                                    <w:lang w:val="en-US"/>
                                  </w:rPr>
                                  <w:delText>displayPriority</w:delText>
                                </w:r>
                                <w:r w:rsidRPr="004C4E7A">
                                  <w:rPr>
                                    <w:lang w:val="en-US"/>
                                  </w:rPr>
                                  <w:delText xml:space="preserve"> starting with the smallest</w:delText>
                                </w:r>
                              </w:del>
                            </w:p>
                            <w:p w14:paraId="1675D45F" w14:textId="77777777" w:rsidR="001D7FBE" w:rsidRPr="00ED1409" w:rsidRDefault="001D7FBE" w:rsidP="00685524">
                              <w:pPr>
                                <w:pStyle w:val="ListParagraph"/>
                                <w:numPr>
                                  <w:ilvl w:val="1"/>
                                  <w:numId w:val="37"/>
                                </w:numPr>
                                <w:spacing w:after="60" w:line="240" w:lineRule="auto"/>
                                <w:ind w:left="993" w:hanging="284"/>
                                <w:contextualSpacing w:val="0"/>
                                <w:rPr>
                                  <w:del w:id="1954" w:author="Jeff Wootton" w:date="2024-06-24T14:21:00Z" w16du:dateUtc="2024-06-24T12:21:00Z"/>
                                  <w:lang w:val="en-US"/>
                                </w:rPr>
                              </w:pPr>
                              <w:del w:id="1955" w:author="Jeff Wootton" w:date="2024-06-24T14:21:00Z" w16du:dateUtc="2024-06-24T12:21:00Z">
                                <w:r>
                                  <w:rPr>
                                    <w:lang w:val="en-US"/>
                                  </w:rPr>
                                  <w:delText xml:space="preserve">Collect the active drawing instructions  from each dataset’s display instructions that are assigned to </w:delText>
                                </w:r>
                                <w:r w:rsidRPr="00125EDC">
                                  <w:rPr>
                                    <w:i/>
                                    <w:iCs/>
                                    <w:lang w:val="en-US"/>
                                  </w:rPr>
                                  <w:delText>displayPriority</w:delText>
                                </w:r>
                              </w:del>
                            </w:p>
                            <w:p w14:paraId="4160F44A" w14:textId="77777777" w:rsidR="001D7FBE" w:rsidRPr="00125EDC" w:rsidRDefault="001D7FBE" w:rsidP="00685524">
                              <w:pPr>
                                <w:pStyle w:val="ListParagraph"/>
                                <w:numPr>
                                  <w:ilvl w:val="1"/>
                                  <w:numId w:val="37"/>
                                </w:numPr>
                                <w:spacing w:after="60" w:line="240" w:lineRule="auto"/>
                                <w:ind w:left="993" w:hanging="284"/>
                                <w:contextualSpacing w:val="0"/>
                                <w:rPr>
                                  <w:del w:id="1956" w:author="Jeff Wootton" w:date="2024-06-24T14:21:00Z" w16du:dateUtc="2024-06-24T12:21:00Z"/>
                                  <w:lang w:val="en-US"/>
                                </w:rPr>
                              </w:pPr>
                              <w:del w:id="1957" w:author="Jeff Wootton" w:date="2024-06-24T14:21:00Z" w16du:dateUtc="2024-06-24T12:21:00Z">
                                <w:r>
                                  <w:rPr>
                                    <w:i/>
                                    <w:iCs/>
                                    <w:lang w:val="en-US"/>
                                  </w:rPr>
                                  <w:delText>Note: while null instructions should not be rendered, they should show in the pick report below the other instructions from that collection</w:delText>
                                </w:r>
                              </w:del>
                            </w:p>
                            <w:p w14:paraId="3F888211" w14:textId="77777777" w:rsidR="001D7FBE" w:rsidRDefault="001D7FBE" w:rsidP="00685524">
                              <w:pPr>
                                <w:pStyle w:val="ListParagraph"/>
                                <w:numPr>
                                  <w:ilvl w:val="1"/>
                                  <w:numId w:val="37"/>
                                </w:numPr>
                                <w:spacing w:after="60" w:line="240" w:lineRule="auto"/>
                                <w:ind w:left="993" w:hanging="284"/>
                                <w:contextualSpacing w:val="0"/>
                                <w:rPr>
                                  <w:del w:id="1958" w:author="Jeff Wootton" w:date="2024-06-24T14:21:00Z" w16du:dateUtc="2024-06-24T12:21:00Z"/>
                                  <w:lang w:val="en-US"/>
                                </w:rPr>
                              </w:pPr>
                              <w:del w:id="1959" w:author="Jeff Wootton" w:date="2024-06-24T14:21:00Z" w16du:dateUtc="2024-06-24T12:21:00Z">
                                <w:r>
                                  <w:rPr>
                                    <w:lang w:val="en-US"/>
                                  </w:rPr>
                                  <w:delText>Render the area instructions from that collection</w:delText>
                                </w:r>
                              </w:del>
                            </w:p>
                            <w:p w14:paraId="72F28F14" w14:textId="77777777" w:rsidR="001D7FBE" w:rsidRDefault="001D7FBE" w:rsidP="00685524">
                              <w:pPr>
                                <w:pStyle w:val="ListParagraph"/>
                                <w:numPr>
                                  <w:ilvl w:val="1"/>
                                  <w:numId w:val="37"/>
                                </w:numPr>
                                <w:spacing w:after="60" w:line="240" w:lineRule="auto"/>
                                <w:ind w:left="993" w:hanging="284"/>
                                <w:contextualSpacing w:val="0"/>
                                <w:rPr>
                                  <w:del w:id="1960" w:author="Jeff Wootton" w:date="2024-06-24T14:21:00Z" w16du:dateUtc="2024-06-24T12:21:00Z"/>
                                  <w:lang w:val="en-US"/>
                                </w:rPr>
                              </w:pPr>
                              <w:del w:id="1961" w:author="Jeff Wootton" w:date="2024-06-24T14:21:00Z" w16du:dateUtc="2024-06-24T12:21:00Z">
                                <w:r>
                                  <w:rPr>
                                    <w:lang w:val="en-US"/>
                                  </w:rPr>
                                  <w:delText>Render the line instructions from that collection</w:delText>
                                </w:r>
                              </w:del>
                            </w:p>
                            <w:p w14:paraId="5E67E85A" w14:textId="77777777" w:rsidR="001D7FBE" w:rsidRDefault="001D7FBE" w:rsidP="00685524">
                              <w:pPr>
                                <w:pStyle w:val="ListParagraph"/>
                                <w:numPr>
                                  <w:ilvl w:val="1"/>
                                  <w:numId w:val="37"/>
                                </w:numPr>
                                <w:spacing w:after="60" w:line="240" w:lineRule="auto"/>
                                <w:ind w:left="993" w:hanging="284"/>
                                <w:contextualSpacing w:val="0"/>
                                <w:rPr>
                                  <w:del w:id="1962" w:author="Jeff Wootton" w:date="2024-06-24T14:21:00Z" w16du:dateUtc="2024-06-24T12:21:00Z"/>
                                  <w:lang w:val="en-US"/>
                                </w:rPr>
                              </w:pPr>
                              <w:del w:id="1963" w:author="Jeff Wootton" w:date="2024-06-24T14:21:00Z" w16du:dateUtc="2024-06-24T12:21:00Z">
                                <w:r>
                                  <w:rPr>
                                    <w:lang w:val="en-US"/>
                                  </w:rPr>
                                  <w:delText>Render the point instructions from that collection</w:delText>
                                </w:r>
                              </w:del>
                            </w:p>
                            <w:p w14:paraId="5349A8B9" w14:textId="77777777" w:rsidR="001D7FBE" w:rsidRPr="005E2640" w:rsidRDefault="001D7FBE" w:rsidP="001D02B5">
                              <w:pPr>
                                <w:pStyle w:val="ListParagraph"/>
                                <w:numPr>
                                  <w:ilvl w:val="1"/>
                                  <w:numId w:val="37"/>
                                </w:numPr>
                                <w:spacing w:after="120" w:line="240" w:lineRule="auto"/>
                                <w:ind w:left="993" w:hanging="284"/>
                                <w:contextualSpacing w:val="0"/>
                                <w:rPr>
                                  <w:del w:id="1964" w:author="Jeff Wootton" w:date="2024-06-24T14:21:00Z" w16du:dateUtc="2024-06-24T12:21:00Z"/>
                                  <w:lang w:val="en-US"/>
                                </w:rPr>
                              </w:pPr>
                              <w:del w:id="1965" w:author="Jeff Wootton" w:date="2024-06-24T14:21:00Z" w16du:dateUtc="2024-06-24T12:21:00Z">
                                <w:r>
                                  <w:rPr>
                                    <w:lang w:val="en-US"/>
                                  </w:rPr>
                                  <w:delText>Render the text instructions from that collection</w:delText>
                                </w:r>
                              </w:del>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59B17B" id="_x0000_s1031" type="#_x0000_t202" style="position:absolute;left:0;text-align:left;margin-left:92.8pt;margin-top:26.2pt;width:2in;height:2in;z-index:2516689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" filled="f" strokeweight=".5pt">
                  <v:textbox style="mso-fit-shape-to-text:t">
                    <w:txbxContent>
                      <w:p w14:paraId="7944EB1D" w14:textId="77777777" w:rsidR="001D7FBE" w:rsidRDefault="001D7FBE" w:rsidP="001D02B5">
                        <w:pPr>
                          <w:spacing w:after="120" w:line="240" w:lineRule="auto"/>
                          <w:rPr>
                            <w:del w:id="1966" w:author="Jeff Wootton" w:date="2024-06-24T14:21:00Z" w16du:dateUtc="2024-06-24T12:21:00Z"/>
                            <w:lang w:val="en-US"/>
                          </w:rPr>
                        </w:pPr>
                        <w:del w:id="1967" w:author="Jeff Wootton" w:date="2024-06-24T14:21:00Z" w16du:dateUtc="2024-06-24T12:21:00Z">
                          <w:r w:rsidRPr="00125EDC">
                            <w:rPr>
                              <w:b/>
                              <w:bCs/>
                              <w:lang w:val="en-US"/>
                            </w:rPr>
                            <w:delText>Algorithm</w:delText>
                          </w:r>
                          <w:r>
                            <w:rPr>
                              <w:lang w:val="en-US"/>
                            </w:rPr>
                            <w:delText>: RenderLayer</w:delText>
                          </w:r>
                        </w:del>
                      </w:p>
                      <w:p w14:paraId="63FCB410" w14:textId="77777777" w:rsidR="001D7FBE" w:rsidRDefault="001D7FBE" w:rsidP="001D02B5">
                        <w:pPr>
                          <w:spacing w:after="120" w:line="240" w:lineRule="auto"/>
                          <w:jc w:val="left"/>
                          <w:rPr>
                            <w:del w:id="1968" w:author="Jeff Wootton" w:date="2024-06-24T14:21:00Z" w16du:dateUtc="2024-06-24T12:21:00Z"/>
                            <w:lang w:val="en-US"/>
                          </w:rPr>
                        </w:pPr>
                        <w:del w:id="1969" w:author="Jeff Wootton" w:date="2024-06-24T14:21:00Z" w16du:dateUtc="2024-06-24T12:21:00Z">
                          <w:r w:rsidRPr="00125EDC">
                            <w:rPr>
                              <w:b/>
                              <w:bCs/>
                              <w:lang w:val="en-US"/>
                            </w:rPr>
                            <w:delText>Input</w:delText>
                          </w:r>
                          <w:r>
                            <w:rPr>
                              <w:lang w:val="en-US"/>
                            </w:rPr>
                            <w:delText xml:space="preserve">: </w:delText>
                          </w:r>
                          <w:r>
                            <w:rPr>
                              <w:lang w:val="en-US"/>
                            </w:rPr>
                            <w:tab/>
                            <w:delText xml:space="preserve">A set of datasets </w:delText>
                          </w:r>
                          <w:r w:rsidRPr="00125EDC">
                            <w:rPr>
                              <w:i/>
                              <w:iCs/>
                              <w:lang w:val="en-US"/>
                            </w:rPr>
                            <w:delText>dataSets</w:delText>
                          </w:r>
                          <w:r>
                            <w:rPr>
                              <w:lang w:val="en-US"/>
                            </w:rPr>
                            <w:delText xml:space="preserve"> that have the same minimum display scale and/or drawing indices</w:delText>
                          </w:r>
                          <w:r>
                            <w:rPr>
                              <w:lang w:val="en-US"/>
                            </w:rPr>
                            <w:br/>
                          </w:r>
                          <w:r>
                            <w:rPr>
                              <w:lang w:val="en-US"/>
                            </w:rPr>
                            <w:tab/>
                          </w:r>
                          <w:r>
                            <w:rPr>
                              <w:lang w:val="en-US"/>
                            </w:rPr>
                            <w:tab/>
                            <w:delText>A drawing device</w:delText>
                          </w:r>
                        </w:del>
                      </w:p>
                      <w:p w14:paraId="7094C5D1" w14:textId="77777777" w:rsidR="001D7FBE" w:rsidRDefault="001D7FBE" w:rsidP="00685524">
                        <w:pPr>
                          <w:pStyle w:val="ListParagraph"/>
                          <w:numPr>
                            <w:ilvl w:val="0"/>
                            <w:numId w:val="37"/>
                          </w:numPr>
                          <w:spacing w:after="60" w:line="240" w:lineRule="auto"/>
                          <w:ind w:left="567" w:hanging="283"/>
                          <w:contextualSpacing w:val="0"/>
                          <w:rPr>
                            <w:del w:id="1970" w:author="Jeff Wootton" w:date="2024-06-24T14:21:00Z" w16du:dateUtc="2024-06-24T12:21:00Z"/>
                            <w:lang w:val="en-US"/>
                          </w:rPr>
                        </w:pPr>
                        <w:del w:id="1971" w:author="Jeff Wootton" w:date="2024-06-24T14:21:00Z" w16du:dateUtc="2024-06-24T12:21:00Z">
                          <w:r w:rsidRPr="00125EDC">
                            <w:rPr>
                              <w:b/>
                              <w:bCs/>
                              <w:lang w:val="en-US"/>
                            </w:rPr>
                            <w:delText>For</w:delText>
                          </w:r>
                          <w:r w:rsidRPr="004C4E7A">
                            <w:rPr>
                              <w:lang w:val="en-US"/>
                            </w:rPr>
                            <w:delText xml:space="preserve"> each display priority </w:delText>
                          </w:r>
                          <w:r w:rsidRPr="00125EDC">
                            <w:rPr>
                              <w:i/>
                              <w:iCs/>
                              <w:lang w:val="en-US"/>
                            </w:rPr>
                            <w:delText>displayPriority</w:delText>
                          </w:r>
                          <w:r w:rsidRPr="004C4E7A">
                            <w:rPr>
                              <w:lang w:val="en-US"/>
                            </w:rPr>
                            <w:delText xml:space="preserve"> starting with the smallest</w:delText>
                          </w:r>
                        </w:del>
                      </w:p>
                      <w:p w14:paraId="1675D45F" w14:textId="77777777" w:rsidR="001D7FBE" w:rsidRPr="00ED1409" w:rsidRDefault="001D7FBE" w:rsidP="00685524">
                        <w:pPr>
                          <w:pStyle w:val="ListParagraph"/>
                          <w:numPr>
                            <w:ilvl w:val="1"/>
                            <w:numId w:val="37"/>
                          </w:numPr>
                          <w:spacing w:after="60" w:line="240" w:lineRule="auto"/>
                          <w:ind w:left="993" w:hanging="284"/>
                          <w:contextualSpacing w:val="0"/>
                          <w:rPr>
                            <w:del w:id="1972" w:author="Jeff Wootton" w:date="2024-06-24T14:21:00Z" w16du:dateUtc="2024-06-24T12:21:00Z"/>
                            <w:lang w:val="en-US"/>
                          </w:rPr>
                        </w:pPr>
                        <w:del w:id="1973" w:author="Jeff Wootton" w:date="2024-06-24T14:21:00Z" w16du:dateUtc="2024-06-24T12:21:00Z">
                          <w:r>
                            <w:rPr>
                              <w:lang w:val="en-US"/>
                            </w:rPr>
                            <w:delText xml:space="preserve">Collect the active drawing instructions  from each dataset’s display instructions that are assigned to </w:delText>
                          </w:r>
                          <w:r w:rsidRPr="00125EDC">
                            <w:rPr>
                              <w:i/>
                              <w:iCs/>
                              <w:lang w:val="en-US"/>
                            </w:rPr>
                            <w:delText>displayPriority</w:delText>
                          </w:r>
                        </w:del>
                      </w:p>
                      <w:p w14:paraId="4160F44A" w14:textId="77777777" w:rsidR="001D7FBE" w:rsidRPr="00125EDC" w:rsidRDefault="001D7FBE" w:rsidP="00685524">
                        <w:pPr>
                          <w:pStyle w:val="ListParagraph"/>
                          <w:numPr>
                            <w:ilvl w:val="1"/>
                            <w:numId w:val="37"/>
                          </w:numPr>
                          <w:spacing w:after="60" w:line="240" w:lineRule="auto"/>
                          <w:ind w:left="993" w:hanging="284"/>
                          <w:contextualSpacing w:val="0"/>
                          <w:rPr>
                            <w:del w:id="1974" w:author="Jeff Wootton" w:date="2024-06-24T14:21:00Z" w16du:dateUtc="2024-06-24T12:21:00Z"/>
                            <w:lang w:val="en-US"/>
                          </w:rPr>
                        </w:pPr>
                        <w:del w:id="1975" w:author="Jeff Wootton" w:date="2024-06-24T14:21:00Z" w16du:dateUtc="2024-06-24T12:21:00Z">
                          <w:r>
                            <w:rPr>
                              <w:i/>
                              <w:iCs/>
                              <w:lang w:val="en-US"/>
                            </w:rPr>
                            <w:delText>Note: while null instructions should not be rendered, they should show in the pick report below the other instructions from that collection</w:delText>
                          </w:r>
                        </w:del>
                      </w:p>
                      <w:p w14:paraId="3F888211" w14:textId="77777777" w:rsidR="001D7FBE" w:rsidRDefault="001D7FBE" w:rsidP="00685524">
                        <w:pPr>
                          <w:pStyle w:val="ListParagraph"/>
                          <w:numPr>
                            <w:ilvl w:val="1"/>
                            <w:numId w:val="37"/>
                          </w:numPr>
                          <w:spacing w:after="60" w:line="240" w:lineRule="auto"/>
                          <w:ind w:left="993" w:hanging="284"/>
                          <w:contextualSpacing w:val="0"/>
                          <w:rPr>
                            <w:del w:id="1976" w:author="Jeff Wootton" w:date="2024-06-24T14:21:00Z" w16du:dateUtc="2024-06-24T12:21:00Z"/>
                            <w:lang w:val="en-US"/>
                          </w:rPr>
                        </w:pPr>
                        <w:del w:id="1977" w:author="Jeff Wootton" w:date="2024-06-24T14:21:00Z" w16du:dateUtc="2024-06-24T12:21:00Z">
                          <w:r>
                            <w:rPr>
                              <w:lang w:val="en-US"/>
                            </w:rPr>
                            <w:delText>Render the area instructions from that collection</w:delText>
                          </w:r>
                        </w:del>
                      </w:p>
                      <w:p w14:paraId="72F28F14" w14:textId="77777777" w:rsidR="001D7FBE" w:rsidRDefault="001D7FBE" w:rsidP="00685524">
                        <w:pPr>
                          <w:pStyle w:val="ListParagraph"/>
                          <w:numPr>
                            <w:ilvl w:val="1"/>
                            <w:numId w:val="37"/>
                          </w:numPr>
                          <w:spacing w:after="60" w:line="240" w:lineRule="auto"/>
                          <w:ind w:left="993" w:hanging="284"/>
                          <w:contextualSpacing w:val="0"/>
                          <w:rPr>
                            <w:del w:id="1978" w:author="Jeff Wootton" w:date="2024-06-24T14:21:00Z" w16du:dateUtc="2024-06-24T12:21:00Z"/>
                            <w:lang w:val="en-US"/>
                          </w:rPr>
                        </w:pPr>
                        <w:del w:id="1979" w:author="Jeff Wootton" w:date="2024-06-24T14:21:00Z" w16du:dateUtc="2024-06-24T12:21:00Z">
                          <w:r>
                            <w:rPr>
                              <w:lang w:val="en-US"/>
                            </w:rPr>
                            <w:delText>Render the line instructions from that collection</w:delText>
                          </w:r>
                        </w:del>
                      </w:p>
                      <w:p w14:paraId="5E67E85A" w14:textId="77777777" w:rsidR="001D7FBE" w:rsidRDefault="001D7FBE" w:rsidP="00685524">
                        <w:pPr>
                          <w:pStyle w:val="ListParagraph"/>
                          <w:numPr>
                            <w:ilvl w:val="1"/>
                            <w:numId w:val="37"/>
                          </w:numPr>
                          <w:spacing w:after="60" w:line="240" w:lineRule="auto"/>
                          <w:ind w:left="993" w:hanging="284"/>
                          <w:contextualSpacing w:val="0"/>
                          <w:rPr>
                            <w:del w:id="1980" w:author="Jeff Wootton" w:date="2024-06-24T14:21:00Z" w16du:dateUtc="2024-06-24T12:21:00Z"/>
                            <w:lang w:val="en-US"/>
                          </w:rPr>
                        </w:pPr>
                        <w:del w:id="1981" w:author="Jeff Wootton" w:date="2024-06-24T14:21:00Z" w16du:dateUtc="2024-06-24T12:21:00Z">
                          <w:r>
                            <w:rPr>
                              <w:lang w:val="en-US"/>
                            </w:rPr>
                            <w:delText>Render the point instructions from that collection</w:delText>
                          </w:r>
                        </w:del>
                      </w:p>
                      <w:p w14:paraId="5349A8B9" w14:textId="77777777" w:rsidR="001D7FBE" w:rsidRPr="005E2640" w:rsidRDefault="001D7FBE" w:rsidP="001D02B5">
                        <w:pPr>
                          <w:pStyle w:val="ListParagraph"/>
                          <w:numPr>
                            <w:ilvl w:val="1"/>
                            <w:numId w:val="37"/>
                          </w:numPr>
                          <w:spacing w:after="120" w:line="240" w:lineRule="auto"/>
                          <w:ind w:left="993" w:hanging="284"/>
                          <w:contextualSpacing w:val="0"/>
                          <w:rPr>
                            <w:del w:id="1982" w:author="Jeff Wootton" w:date="2024-06-24T14:21:00Z" w16du:dateUtc="2024-06-24T12:21:00Z"/>
                            <w:lang w:val="en-US"/>
                          </w:rPr>
                        </w:pPr>
                        <w:del w:id="1983" w:author="Jeff Wootton" w:date="2024-06-24T14:21:00Z" w16du:dateUtc="2024-06-24T12:21:00Z">
                          <w:r>
                            <w:rPr>
                              <w:lang w:val="en-US"/>
                            </w:rPr>
                            <w:delText>Render the text instructions from that collection</w:delText>
                          </w:r>
                        </w:del>
                      </w:p>
                    </w:txbxContent>
                  </v:textbox>
                  <w10:wrap type="square" anchorx="margin"/>
                </v:shape>
              </w:pict>
            </mc:Fallback>
          </mc:AlternateContent>
        </w:r>
        <w:r>
          <w:rPr>
            <w:lang w:val="en-US"/>
          </w:rPr>
          <w:delText>This algorithm describes how the datasets of one layer</w:delText>
        </w:r>
        <w:r w:rsidR="00295FE5">
          <w:rPr>
            <w:lang w:val="en-US"/>
          </w:rPr>
          <w:delText>;</w:delText>
        </w:r>
        <w:r>
          <w:rPr>
            <w:lang w:val="en-US"/>
          </w:rPr>
          <w:delText xml:space="preserve"> </w:delText>
        </w:r>
        <w:r w:rsidR="00295FE5">
          <w:rPr>
            <w:lang w:val="en-US"/>
          </w:rPr>
          <w:delText>that is,</w:delText>
        </w:r>
        <w:r>
          <w:rPr>
            <w:lang w:val="en-US"/>
          </w:rPr>
          <w:delText xml:space="preserve"> those that have the same minimum display scales and/or drawing indices are rendered.</w:delText>
        </w:r>
      </w:del>
    </w:p>
    <w:p w14:paraId="279DAFAE" w14:textId="77777777" w:rsidR="001D7FBE" w:rsidRDefault="001D7FBE" w:rsidP="001D02B5">
      <w:pPr>
        <w:spacing w:after="0" w:line="240" w:lineRule="auto"/>
        <w:rPr>
          <w:del w:id="1984" w:author="Jeff Wootton" w:date="2024-06-24T14:21:00Z" w16du:dateUtc="2024-06-24T12:21:00Z"/>
          <w:lang w:val="en-US"/>
        </w:rPr>
      </w:pPr>
    </w:p>
    <w:p w14:paraId="67697D5A" w14:textId="77777777" w:rsidR="001D7FBE" w:rsidRDefault="001D7FBE" w:rsidP="001D02B5">
      <w:pPr>
        <w:spacing w:after="120" w:line="240" w:lineRule="auto"/>
        <w:rPr>
          <w:del w:id="1985" w:author="Jeff Wootton" w:date="2024-06-24T14:21:00Z" w16du:dateUtc="2024-06-24T12:21:00Z"/>
          <w:lang w:val="en-US"/>
        </w:rPr>
      </w:pPr>
      <w:del w:id="1986" w:author="Jeff Wootton" w:date="2024-06-24T14:21:00Z" w16du:dateUtc="2024-06-24T12:21:00Z">
        <w:r>
          <w:rPr>
            <w:lang w:val="en-US"/>
          </w:rPr>
          <w:delText>N</w:delText>
        </w:r>
        <w:r w:rsidR="001D02B5">
          <w:rPr>
            <w:lang w:val="en-US"/>
          </w:rPr>
          <w:delText>OTES</w:delText>
        </w:r>
        <w:r>
          <w:rPr>
            <w:lang w:val="en-US"/>
          </w:rPr>
          <w:delText>:</w:delText>
        </w:r>
      </w:del>
    </w:p>
    <w:p w14:paraId="54FAC90D" w14:textId="77777777" w:rsidR="001D7FBE" w:rsidRDefault="001D7FBE" w:rsidP="001D02B5">
      <w:pPr>
        <w:spacing w:after="120" w:line="240" w:lineRule="auto"/>
        <w:rPr>
          <w:del w:id="1987" w:author="Jeff Wootton" w:date="2024-06-24T14:21:00Z" w16du:dateUtc="2024-06-24T12:21:00Z"/>
          <w:lang w:val="en-US"/>
        </w:rPr>
      </w:pPr>
      <w:del w:id="1988" w:author="Jeff Wootton" w:date="2024-06-24T14:21:00Z" w16du:dateUtc="2024-06-24T12:21:00Z">
        <w:r>
          <w:rPr>
            <w:lang w:val="en-US"/>
          </w:rPr>
          <w:delText>1a:</w:delText>
        </w:r>
        <w:r w:rsidR="001D02B5">
          <w:rPr>
            <w:lang w:val="en-US"/>
          </w:rPr>
          <w:delText xml:space="preserve"> </w:delText>
        </w:r>
        <w:r>
          <w:rPr>
            <w:lang w:val="en-US"/>
          </w:rPr>
          <w:delText xml:space="preserve">Rendering must take the </w:delText>
        </w:r>
        <w:r w:rsidRPr="008303CB">
          <w:rPr>
            <w:i/>
            <w:iCs/>
            <w:lang w:val="en-US"/>
          </w:rPr>
          <w:delText>viewingGroup</w:delText>
        </w:r>
        <w:r>
          <w:rPr>
            <w:i/>
            <w:iCs/>
            <w:lang w:val="en-US"/>
          </w:rPr>
          <w:delText>(s)</w:delText>
        </w:r>
        <w:r>
          <w:rPr>
            <w:lang w:val="en-US"/>
          </w:rPr>
          <w:delText xml:space="preserve">, </w:delText>
        </w:r>
        <w:r w:rsidRPr="008303CB">
          <w:rPr>
            <w:i/>
            <w:iCs/>
            <w:lang w:val="en-US"/>
          </w:rPr>
          <w:delText>scaleMinimum</w:delText>
        </w:r>
        <w:r>
          <w:rPr>
            <w:lang w:val="en-US"/>
          </w:rPr>
          <w:delText xml:space="preserve">, </w:delText>
        </w:r>
        <w:r w:rsidRPr="008303CB">
          <w:rPr>
            <w:i/>
            <w:iCs/>
            <w:lang w:val="en-US"/>
          </w:rPr>
          <w:delText>scaleMaximum</w:delText>
        </w:r>
        <w:r>
          <w:rPr>
            <w:i/>
            <w:iCs/>
            <w:lang w:val="en-US"/>
          </w:rPr>
          <w:delText>, date dependency, and any other</w:delText>
        </w:r>
        <w:r>
          <w:rPr>
            <w:lang w:val="en-US"/>
          </w:rPr>
          <w:delText xml:space="preserve"> properties of the display instruction which may affect the instructions visibility into account. (See S-100 Part 9)</w:delText>
        </w:r>
      </w:del>
    </w:p>
    <w:p w14:paraId="33FFCC05" w14:textId="77777777" w:rsidR="00382FD3" w:rsidRPr="001D7FBE" w:rsidRDefault="001D7FBE" w:rsidP="001D02B5">
      <w:pPr>
        <w:spacing w:after="120" w:line="240" w:lineRule="auto"/>
        <w:rPr>
          <w:del w:id="1989" w:author="Jeff Wootton" w:date="2024-06-24T14:21:00Z" w16du:dateUtc="2024-06-24T12:21:00Z"/>
        </w:rPr>
      </w:pPr>
      <w:del w:id="1990" w:author="Jeff Wootton" w:date="2024-06-24T14:21:00Z" w16du:dateUtc="2024-06-24T12:21:00Z">
        <w:r>
          <w:rPr>
            <w:lang w:val="en-US"/>
          </w:rPr>
          <w:delText>1f:</w:delText>
        </w:r>
        <w:r w:rsidR="001D02B5">
          <w:rPr>
            <w:lang w:val="en-US"/>
          </w:rPr>
          <w:delText xml:space="preserve"> </w:delText>
        </w:r>
        <w:r>
          <w:rPr>
            <w:lang w:val="en-US"/>
          </w:rPr>
          <w:delText>When rendering text, an implementation may take into account the guidance in S-100 Part 9 regarding text rendering to adjust this algorithm as needed to enhance the readability of text.</w:delText>
        </w:r>
      </w:del>
    </w:p>
    <w:p w14:paraId="19A3EAF3" w14:textId="77777777" w:rsidR="00953C01" w:rsidRPr="00C804EF" w:rsidRDefault="00953C01">
      <w:pPr>
        <w:rPr>
          <w:rPrChange w:id="1991" w:author="Jeff Wootton" w:date="2024-06-24T14:21:00Z" w16du:dateUtc="2024-06-24T12:21:00Z">
            <w:rPr>
              <w:lang w:val="en-US"/>
            </w:rPr>
          </w:rPrChange>
        </w:rPr>
        <w:pPrChange w:id="1992" w:author="Jeff Wootton" w:date="2024-06-24T14:21:00Z" w16du:dateUtc="2024-06-24T12:21:00Z">
          <w:pPr>
            <w:spacing w:line="240" w:lineRule="auto"/>
          </w:pPr>
        </w:pPrChange>
      </w:pPr>
    </w:p>
    <w:sectPr w:rsidR="00953C01" w:rsidRPr="00C804EF" w:rsidSect="0054303F">
      <w:headerReference w:type="even" r:id="rId54"/>
      <w:headerReference w:type="default" r:id="rId55"/>
      <w:footerReference w:type="even" r:id="rId56"/>
      <w:footerReference w:type="default" r:id="rId57"/>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C7798" w14:textId="77777777" w:rsidR="00A475D2" w:rsidRDefault="00A475D2">
      <w:pPr>
        <w:spacing w:after="0" w:line="240" w:lineRule="auto"/>
      </w:pPr>
      <w:r>
        <w:separator/>
      </w:r>
    </w:p>
  </w:endnote>
  <w:endnote w:type="continuationSeparator" w:id="0">
    <w:p w14:paraId="0E58EA94" w14:textId="77777777" w:rsidR="00A475D2" w:rsidRDefault="00A475D2">
      <w:pPr>
        <w:spacing w:after="0" w:line="240" w:lineRule="auto"/>
      </w:pPr>
      <w:r>
        <w:continuationSeparator/>
      </w:r>
    </w:p>
  </w:endnote>
  <w:endnote w:type="continuationNotice" w:id="1">
    <w:p w14:paraId="2101C6FC" w14:textId="77777777" w:rsidR="00A475D2" w:rsidRDefault="00A475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CCD6A" w14:textId="322ADA2A" w:rsidR="003358BD" w:rsidRPr="007F6DC7" w:rsidRDefault="003358BD"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del w:id="92" w:author="Jeff Wootton" w:date="2024-06-24T14:21:00Z" w16du:dateUtc="2024-06-24T12:21:00Z">
      <w:r w:rsidR="00685524">
        <w:rPr>
          <w:rFonts w:cs="Arial"/>
          <w:sz w:val="16"/>
        </w:rPr>
        <w:delText>3</w:delText>
      </w:r>
    </w:del>
    <w:ins w:id="93" w:author="Jeff Wootton" w:date="2024-06-24T14:21:00Z" w16du:dateUtc="2024-06-24T12:21:00Z">
      <w:r w:rsidR="00C72AA6">
        <w:rPr>
          <w:rFonts w:cs="Arial"/>
          <w:sz w:val="16"/>
        </w:rPr>
        <w:t>4</w:t>
      </w:r>
    </w:ins>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F9251" w14:textId="0A382F8F" w:rsidR="003358BD" w:rsidRPr="00244A4A" w:rsidRDefault="003358BD"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995" w:author="Jeff Wootton" w:date="2024-06-24T14:21:00Z" w16du:dateUtc="2024-06-24T12:21:00Z">
      <w:r w:rsidR="00685524">
        <w:rPr>
          <w:rFonts w:cs="Arial"/>
          <w:sz w:val="16"/>
        </w:rPr>
        <w:delText>3</w:delText>
      </w:r>
    </w:del>
    <w:ins w:id="1996" w:author="Jeff Wootton" w:date="2024-06-24T14:21:00Z" w16du:dateUtc="2024-06-24T12:21:00Z">
      <w:r w:rsidR="00C72AA6">
        <w:rPr>
          <w:rFonts w:cs="Arial"/>
          <w:sz w:val="16"/>
        </w:rPr>
        <w:t>4</w:t>
      </w:r>
    </w:ins>
    <w:r>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095AE" w14:textId="31005AEB" w:rsidR="003358BD" w:rsidRPr="007F6DC7" w:rsidRDefault="003358BD"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del w:id="94" w:author="Jeff Wootton" w:date="2024-06-24T14:21:00Z" w16du:dateUtc="2024-06-24T12:21:00Z">
      <w:r w:rsidR="00685524">
        <w:rPr>
          <w:rFonts w:cs="Arial"/>
          <w:sz w:val="16"/>
        </w:rPr>
        <w:delText>3</w:delText>
      </w:r>
    </w:del>
    <w:ins w:id="95" w:author="Jeff Wootton" w:date="2024-06-24T14:21:00Z" w16du:dateUtc="2024-06-24T12:21:00Z">
      <w:r w:rsidR="00C72AA6">
        <w:rPr>
          <w:rFonts w:cs="Arial"/>
          <w:sz w:val="16"/>
        </w:rPr>
        <w:t>4</w:t>
      </w:r>
    </w:ins>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C8B6B" w14:textId="75ACC528"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075" w:author="Jeff Wootton" w:date="2024-06-24T14:21:00Z" w16du:dateUtc="2024-06-24T12:21:00Z">
      <w:r w:rsidR="00685524">
        <w:rPr>
          <w:rFonts w:cs="Arial"/>
          <w:sz w:val="16"/>
        </w:rPr>
        <w:delText>3</w:delText>
      </w:r>
    </w:del>
    <w:ins w:id="1076" w:author="Jeff Wootton" w:date="2024-06-24T14:21:00Z" w16du:dateUtc="2024-06-24T12:21:00Z">
      <w:r w:rsidR="00C72AA6">
        <w:rPr>
          <w:rFonts w:cs="Arial"/>
          <w:sz w:val="16"/>
        </w:rPr>
        <w:t>4</w:t>
      </w:r>
    </w:ins>
    <w:r>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6F1E6" w14:textId="00147CEE"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077" w:author="Jeff Wootton" w:date="2024-06-24T14:21:00Z" w16du:dateUtc="2024-06-24T12:21:00Z">
      <w:r w:rsidR="00685524">
        <w:rPr>
          <w:rFonts w:cs="Arial"/>
          <w:sz w:val="16"/>
        </w:rPr>
        <w:delText>3</w:delText>
      </w:r>
    </w:del>
    <w:ins w:id="1078" w:author="Jeff Wootton" w:date="2024-06-24T14:21:00Z" w16du:dateUtc="2024-06-24T12:21:00Z">
      <w:r w:rsidR="00C72AA6">
        <w:rPr>
          <w:rFonts w:cs="Arial"/>
          <w:sz w:val="16"/>
        </w:rPr>
        <w:t>4</w:t>
      </w:r>
    </w:ins>
    <w:r>
      <w:rPr>
        <w:rFonts w:cs="Arial"/>
        <w:sz w:val="16"/>
      </w:rPr>
      <w:t>.0</w:t>
    </w:r>
  </w:p>
  <w:p w14:paraId="6F88093C" w14:textId="77777777" w:rsidR="003358BD" w:rsidRDefault="003358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C89A2" w14:textId="2D09716E" w:rsidR="003358BD" w:rsidRPr="00422D84" w:rsidRDefault="003358BD"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082" w:author="Jeff Wootton" w:date="2024-06-24T14:21:00Z" w16du:dateUtc="2024-06-24T12:21:00Z">
      <w:r w:rsidR="00685524">
        <w:rPr>
          <w:rFonts w:cs="Arial"/>
          <w:sz w:val="16"/>
        </w:rPr>
        <w:delText>3</w:delText>
      </w:r>
    </w:del>
    <w:ins w:id="1083" w:author="Jeff Wootton" w:date="2024-06-24T14:21:00Z" w16du:dateUtc="2024-06-24T12:21:00Z">
      <w:r w:rsidR="00C72AA6">
        <w:rPr>
          <w:rFonts w:cs="Arial"/>
          <w:sz w:val="16"/>
        </w:rPr>
        <w:t>4</w:t>
      </w:r>
    </w:ins>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AE871" w14:textId="5E5160ED" w:rsidR="003358BD" w:rsidRPr="00422D84" w:rsidRDefault="003358BD"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084" w:author="Jeff Wootton" w:date="2024-06-24T14:21:00Z" w16du:dateUtc="2024-06-24T12:21:00Z">
      <w:r w:rsidR="00685524">
        <w:rPr>
          <w:rFonts w:cs="Arial"/>
          <w:sz w:val="16"/>
        </w:rPr>
        <w:delText>3</w:delText>
      </w:r>
    </w:del>
    <w:ins w:id="1085" w:author="Jeff Wootton" w:date="2024-06-24T14:21:00Z" w16du:dateUtc="2024-06-24T12:21:00Z">
      <w:r w:rsidR="00C72AA6">
        <w:rPr>
          <w:rFonts w:cs="Arial"/>
          <w:sz w:val="16"/>
        </w:rPr>
        <w:t>4</w:t>
      </w:r>
    </w:ins>
    <w:r>
      <w:rPr>
        <w:rFonts w:cs="Arial"/>
        <w:sz w:val="16"/>
      </w:rPr>
      <w:t>.0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3198" w14:textId="73005503" w:rsidR="003358BD" w:rsidRPr="00A5577C" w:rsidRDefault="003358BD"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347" w:author="Jeff Wootton" w:date="2024-06-24T14:21:00Z" w16du:dateUtc="2024-06-24T12:21:00Z">
      <w:r w:rsidR="00685524">
        <w:rPr>
          <w:rFonts w:cs="Arial"/>
          <w:sz w:val="16"/>
        </w:rPr>
        <w:delText>3</w:delText>
      </w:r>
    </w:del>
    <w:ins w:id="1348" w:author="Jeff Wootton" w:date="2024-06-24T14:21:00Z" w16du:dateUtc="2024-06-24T12:21:00Z">
      <w:r w:rsidR="00C72AA6">
        <w:rPr>
          <w:rFonts w:cs="Arial"/>
          <w:sz w:val="16"/>
        </w:rPr>
        <w:t>4</w:t>
      </w:r>
    </w:ins>
    <w:r>
      <w:rPr>
        <w:rFonts w:cs="Arial"/>
        <w:sz w:val="16"/>
      </w:rPr>
      <w:t>.0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A0086" w14:textId="6ECA4A06" w:rsidR="003358BD" w:rsidRPr="00A5577C" w:rsidRDefault="003358BD"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w:t>
    </w:r>
    <w:r w:rsidR="00685524">
      <w:rPr>
        <w:rFonts w:cs="Arial"/>
        <w:sz w:val="16"/>
      </w:rPr>
      <w:t>4</w:t>
    </w:r>
    <w:r>
      <w:rPr>
        <w:rFonts w:cs="Arial"/>
        <w:sz w:val="16"/>
      </w:rPr>
      <w:tab/>
      <w:t>Edition 1.</w:t>
    </w:r>
    <w:del w:id="1349" w:author="Jeff Wootton" w:date="2024-06-24T14:21:00Z" w16du:dateUtc="2024-06-24T12:21:00Z">
      <w:r w:rsidR="00685524">
        <w:rPr>
          <w:rFonts w:cs="Arial"/>
          <w:sz w:val="16"/>
        </w:rPr>
        <w:delText>3</w:delText>
      </w:r>
    </w:del>
    <w:ins w:id="1350" w:author="Jeff Wootton" w:date="2024-06-24T14:21:00Z" w16du:dateUtc="2024-06-24T12:21:00Z">
      <w:r w:rsidR="00C72AA6">
        <w:rPr>
          <w:rFonts w:cs="Arial"/>
          <w:sz w:val="16"/>
        </w:rPr>
        <w:t>4</w:t>
      </w:r>
    </w:ins>
    <w:r>
      <w:rPr>
        <w:rFonts w:cs="Arial"/>
        <w:sz w:val="16"/>
      </w:rPr>
      <w:t>.0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2085" w14:textId="6186C4C9"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del w:id="1993" w:author="Jeff Wootton" w:date="2024-06-24T14:21:00Z" w16du:dateUtc="2024-06-24T12:21:00Z">
      <w:r w:rsidR="00685524">
        <w:rPr>
          <w:rFonts w:cs="Arial"/>
          <w:sz w:val="16"/>
        </w:rPr>
        <w:delText>3</w:delText>
      </w:r>
    </w:del>
    <w:ins w:id="1994" w:author="Jeff Wootton" w:date="2024-06-24T14:21:00Z" w16du:dateUtc="2024-06-24T12:21:00Z">
      <w:r w:rsidR="00C72AA6">
        <w:rPr>
          <w:rFonts w:cs="Arial"/>
          <w:sz w:val="16"/>
        </w:rPr>
        <w:t>4</w:t>
      </w:r>
    </w:ins>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A3A1C" w14:textId="77777777" w:rsidR="00A475D2" w:rsidRDefault="00A475D2">
      <w:pPr>
        <w:spacing w:after="0" w:line="240" w:lineRule="auto"/>
      </w:pPr>
      <w:r>
        <w:separator/>
      </w:r>
    </w:p>
  </w:footnote>
  <w:footnote w:type="continuationSeparator" w:id="0">
    <w:p w14:paraId="3CB5EA81" w14:textId="77777777" w:rsidR="00A475D2" w:rsidRDefault="00A475D2">
      <w:pPr>
        <w:spacing w:after="0" w:line="240" w:lineRule="auto"/>
      </w:pPr>
      <w:r>
        <w:continuationSeparator/>
      </w:r>
    </w:p>
  </w:footnote>
  <w:footnote w:type="continuationNotice" w:id="1">
    <w:p w14:paraId="49F5CA10" w14:textId="77777777" w:rsidR="00A475D2" w:rsidRDefault="00A475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0D072" w14:textId="77777777" w:rsidR="003358BD" w:rsidRPr="00D922BD" w:rsidRDefault="003358BD"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02D6" w14:textId="3A223596" w:rsidR="003358BD" w:rsidRPr="007B519C" w:rsidRDefault="003358BD"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80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2E2C" w14:textId="2D3908B6" w:rsidR="003358BD" w:rsidRPr="00895567" w:rsidRDefault="003358BD"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1F482" w14:textId="4A826C87" w:rsidR="003358BD" w:rsidRPr="00D922BD" w:rsidRDefault="003358BD"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3D39" w14:textId="44BC9F86" w:rsidR="003358BD" w:rsidRPr="00614FE6" w:rsidRDefault="003358BD"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24C9" w14:textId="77777777" w:rsidR="003358BD" w:rsidRPr="00D922BD" w:rsidRDefault="003358BD"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85FC" w14:textId="0B4BAE79" w:rsidR="003358BD" w:rsidRPr="00D922BD" w:rsidRDefault="003358BD"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97467" w14:textId="54D8E6A6" w:rsidR="003358BD" w:rsidRPr="00497910" w:rsidRDefault="003358BD"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1EC0" w14:textId="17252583" w:rsidR="003358BD" w:rsidRPr="00497910" w:rsidRDefault="003358BD"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9A8FE" w14:textId="6798FF9C" w:rsidR="003358BD" w:rsidRPr="00895567" w:rsidRDefault="003358BD"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74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E2B0" w14:textId="52E176D7" w:rsidR="003358BD" w:rsidRPr="00895567" w:rsidRDefault="003358BD"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73</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7"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5"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36"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39"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4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2"/>
  </w:num>
  <w:num w:numId="2" w16cid:durableId="1832526602">
    <w:abstractNumId w:val="6"/>
  </w:num>
  <w:num w:numId="3" w16cid:durableId="753476584">
    <w:abstractNumId w:val="25"/>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27"/>
  </w:num>
  <w:num w:numId="10" w16cid:durableId="627785812">
    <w:abstractNumId w:val="21"/>
  </w:num>
  <w:num w:numId="11" w16cid:durableId="762797133">
    <w:abstractNumId w:val="13"/>
  </w:num>
  <w:num w:numId="12" w16cid:durableId="385641240">
    <w:abstractNumId w:val="7"/>
  </w:num>
  <w:num w:numId="13" w16cid:durableId="1543709209">
    <w:abstractNumId w:val="35"/>
  </w:num>
  <w:num w:numId="14" w16cid:durableId="608972282">
    <w:abstractNumId w:val="34"/>
  </w:num>
  <w:num w:numId="15" w16cid:durableId="1276132980">
    <w:abstractNumId w:val="19"/>
  </w:num>
  <w:num w:numId="16" w16cid:durableId="1036852182">
    <w:abstractNumId w:val="29"/>
  </w:num>
  <w:num w:numId="17" w16cid:durableId="1697853739">
    <w:abstractNumId w:val="38"/>
  </w:num>
  <w:num w:numId="18" w16cid:durableId="1703094103">
    <w:abstractNumId w:val="40"/>
  </w:num>
  <w:num w:numId="19" w16cid:durableId="1762295745">
    <w:abstractNumId w:val="14"/>
  </w:num>
  <w:num w:numId="20" w16cid:durableId="1478716998">
    <w:abstractNumId w:val="36"/>
  </w:num>
  <w:num w:numId="21" w16cid:durableId="1837763073">
    <w:abstractNumId w:val="28"/>
  </w:num>
  <w:num w:numId="22" w16cid:durableId="1145470649">
    <w:abstractNumId w:val="37"/>
  </w:num>
  <w:num w:numId="23" w16cid:durableId="179009573">
    <w:abstractNumId w:val="11"/>
  </w:num>
  <w:num w:numId="24" w16cid:durableId="985817217">
    <w:abstractNumId w:val="9"/>
  </w:num>
  <w:num w:numId="25" w16cid:durableId="1920942067">
    <w:abstractNumId w:val="32"/>
  </w:num>
  <w:num w:numId="26" w16cid:durableId="252738613">
    <w:abstractNumId w:val="26"/>
  </w:num>
  <w:num w:numId="27" w16cid:durableId="317927375">
    <w:abstractNumId w:val="24"/>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18"/>
  </w:num>
  <w:num w:numId="29" w16cid:durableId="714349527">
    <w:abstractNumId w:val="33"/>
  </w:num>
  <w:num w:numId="30" w16cid:durableId="179588316">
    <w:abstractNumId w:val="17"/>
  </w:num>
  <w:num w:numId="31" w16cid:durableId="1260792281">
    <w:abstractNumId w:val="8"/>
  </w:num>
  <w:num w:numId="32" w16cid:durableId="2058509382">
    <w:abstractNumId w:val="5"/>
  </w:num>
  <w:num w:numId="33" w16cid:durableId="914976975">
    <w:abstractNumId w:val="31"/>
  </w:num>
  <w:num w:numId="34" w16cid:durableId="1376000724">
    <w:abstractNumId w:val="12"/>
  </w:num>
  <w:num w:numId="35" w16cid:durableId="1102459762">
    <w:abstractNumId w:val="23"/>
  </w:num>
  <w:num w:numId="36" w16cid:durableId="1725595577">
    <w:abstractNumId w:val="41"/>
  </w:num>
  <w:num w:numId="37" w16cid:durableId="161702542">
    <w:abstractNumId w:val="10"/>
  </w:num>
  <w:num w:numId="38" w16cid:durableId="1306274898">
    <w:abstractNumId w:val="16"/>
  </w:num>
  <w:num w:numId="39" w16cid:durableId="1778745045">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2.%1"/>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39"/>
  </w:num>
  <w:num w:numId="42" w16cid:durableId="993991014">
    <w:abstractNumId w:val="30"/>
  </w:num>
  <w:num w:numId="43" w16cid:durableId="2054844120">
    <w:abstractNumId w:val="15"/>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ff Wootton">
    <w15:presenceInfo w15:providerId="AD" w15:userId="S::jeff.wootton@iho.int::318a286f-369b-4f9e-8e35-53a0361ef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164"/>
    <w:rsid w:val="0000728E"/>
    <w:rsid w:val="00007CB4"/>
    <w:rsid w:val="00007DF8"/>
    <w:rsid w:val="0001045F"/>
    <w:rsid w:val="00010519"/>
    <w:rsid w:val="00010978"/>
    <w:rsid w:val="00010C06"/>
    <w:rsid w:val="00011077"/>
    <w:rsid w:val="0001166A"/>
    <w:rsid w:val="000123AA"/>
    <w:rsid w:val="00014234"/>
    <w:rsid w:val="0001486D"/>
    <w:rsid w:val="000153C6"/>
    <w:rsid w:val="000158F8"/>
    <w:rsid w:val="00015A96"/>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A4F"/>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2D58"/>
    <w:rsid w:val="00053070"/>
    <w:rsid w:val="00053ABB"/>
    <w:rsid w:val="00053F5C"/>
    <w:rsid w:val="00054681"/>
    <w:rsid w:val="000546CE"/>
    <w:rsid w:val="0005492C"/>
    <w:rsid w:val="0005510C"/>
    <w:rsid w:val="00055616"/>
    <w:rsid w:val="000559BE"/>
    <w:rsid w:val="00055A07"/>
    <w:rsid w:val="00056389"/>
    <w:rsid w:val="000563DC"/>
    <w:rsid w:val="00056ECE"/>
    <w:rsid w:val="00057516"/>
    <w:rsid w:val="000600A1"/>
    <w:rsid w:val="0006033E"/>
    <w:rsid w:val="000605C1"/>
    <w:rsid w:val="00060624"/>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16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1F3"/>
    <w:rsid w:val="00081DE0"/>
    <w:rsid w:val="00083C67"/>
    <w:rsid w:val="00084C3B"/>
    <w:rsid w:val="000854BF"/>
    <w:rsid w:val="0008588B"/>
    <w:rsid w:val="00086CD9"/>
    <w:rsid w:val="00087A13"/>
    <w:rsid w:val="00090219"/>
    <w:rsid w:val="000907D9"/>
    <w:rsid w:val="00090884"/>
    <w:rsid w:val="00092544"/>
    <w:rsid w:val="0009315C"/>
    <w:rsid w:val="00093D91"/>
    <w:rsid w:val="000940E6"/>
    <w:rsid w:val="000941A3"/>
    <w:rsid w:val="00094E7D"/>
    <w:rsid w:val="00095C08"/>
    <w:rsid w:val="00095E45"/>
    <w:rsid w:val="00096A3F"/>
    <w:rsid w:val="000975C4"/>
    <w:rsid w:val="00097E2B"/>
    <w:rsid w:val="000A060C"/>
    <w:rsid w:val="000A0B2E"/>
    <w:rsid w:val="000A1840"/>
    <w:rsid w:val="000A19BF"/>
    <w:rsid w:val="000A1A45"/>
    <w:rsid w:val="000A1AC7"/>
    <w:rsid w:val="000A280A"/>
    <w:rsid w:val="000A3136"/>
    <w:rsid w:val="000A3FB7"/>
    <w:rsid w:val="000A457A"/>
    <w:rsid w:val="000A45DF"/>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3CF"/>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3006"/>
    <w:rsid w:val="000F483E"/>
    <w:rsid w:val="000F4A3A"/>
    <w:rsid w:val="000F66B6"/>
    <w:rsid w:val="000F67E8"/>
    <w:rsid w:val="000F6A2C"/>
    <w:rsid w:val="000F6A4D"/>
    <w:rsid w:val="000F6FE6"/>
    <w:rsid w:val="000F7516"/>
    <w:rsid w:val="000F7A7A"/>
    <w:rsid w:val="000F7B9F"/>
    <w:rsid w:val="000F7D76"/>
    <w:rsid w:val="000F7F7E"/>
    <w:rsid w:val="00100367"/>
    <w:rsid w:val="001004B0"/>
    <w:rsid w:val="001004E0"/>
    <w:rsid w:val="00101207"/>
    <w:rsid w:val="00102CF0"/>
    <w:rsid w:val="00103764"/>
    <w:rsid w:val="00103B14"/>
    <w:rsid w:val="0010463A"/>
    <w:rsid w:val="001047FE"/>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606"/>
    <w:rsid w:val="00126A2C"/>
    <w:rsid w:val="0012764B"/>
    <w:rsid w:val="00127A14"/>
    <w:rsid w:val="00127CB5"/>
    <w:rsid w:val="00130A33"/>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705"/>
    <w:rsid w:val="00163CE4"/>
    <w:rsid w:val="00163E05"/>
    <w:rsid w:val="00163E43"/>
    <w:rsid w:val="001640A1"/>
    <w:rsid w:val="001643C9"/>
    <w:rsid w:val="001648C9"/>
    <w:rsid w:val="00166373"/>
    <w:rsid w:val="0016640D"/>
    <w:rsid w:val="00167621"/>
    <w:rsid w:val="0016782A"/>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4E5"/>
    <w:rsid w:val="00186CF4"/>
    <w:rsid w:val="0018789C"/>
    <w:rsid w:val="00187908"/>
    <w:rsid w:val="0019003C"/>
    <w:rsid w:val="00190644"/>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603"/>
    <w:rsid w:val="001C27E7"/>
    <w:rsid w:val="001C299F"/>
    <w:rsid w:val="001C2B4C"/>
    <w:rsid w:val="001C316B"/>
    <w:rsid w:val="001C3BE1"/>
    <w:rsid w:val="001C445F"/>
    <w:rsid w:val="001C554E"/>
    <w:rsid w:val="001C5608"/>
    <w:rsid w:val="001C6990"/>
    <w:rsid w:val="001C6D85"/>
    <w:rsid w:val="001C7554"/>
    <w:rsid w:val="001C7A1B"/>
    <w:rsid w:val="001D010B"/>
    <w:rsid w:val="001D02B5"/>
    <w:rsid w:val="001D13B7"/>
    <w:rsid w:val="001D146F"/>
    <w:rsid w:val="001D1659"/>
    <w:rsid w:val="001D1667"/>
    <w:rsid w:val="001D16C1"/>
    <w:rsid w:val="001D16DB"/>
    <w:rsid w:val="001D3233"/>
    <w:rsid w:val="001D36D7"/>
    <w:rsid w:val="001D40A3"/>
    <w:rsid w:val="001D444C"/>
    <w:rsid w:val="001D44F5"/>
    <w:rsid w:val="001D502D"/>
    <w:rsid w:val="001D57C7"/>
    <w:rsid w:val="001D63F0"/>
    <w:rsid w:val="001D687F"/>
    <w:rsid w:val="001D69DA"/>
    <w:rsid w:val="001D6C60"/>
    <w:rsid w:val="001D74D7"/>
    <w:rsid w:val="001D7688"/>
    <w:rsid w:val="001D798F"/>
    <w:rsid w:val="001D7A61"/>
    <w:rsid w:val="001D7FBE"/>
    <w:rsid w:val="001E2A80"/>
    <w:rsid w:val="001E2E6B"/>
    <w:rsid w:val="001E4125"/>
    <w:rsid w:val="001E42E8"/>
    <w:rsid w:val="001E4A4E"/>
    <w:rsid w:val="001E4C2C"/>
    <w:rsid w:val="001E53B3"/>
    <w:rsid w:val="001E561A"/>
    <w:rsid w:val="001E5997"/>
    <w:rsid w:val="001E5EA4"/>
    <w:rsid w:val="001E6B4F"/>
    <w:rsid w:val="001E78CA"/>
    <w:rsid w:val="001E7B3A"/>
    <w:rsid w:val="001F0D95"/>
    <w:rsid w:val="001F0DCB"/>
    <w:rsid w:val="001F1025"/>
    <w:rsid w:val="001F127D"/>
    <w:rsid w:val="001F3006"/>
    <w:rsid w:val="001F3E7D"/>
    <w:rsid w:val="001F3F18"/>
    <w:rsid w:val="001F420C"/>
    <w:rsid w:val="001F5F3A"/>
    <w:rsid w:val="001F644E"/>
    <w:rsid w:val="001F69A8"/>
    <w:rsid w:val="001F7735"/>
    <w:rsid w:val="001F7CF1"/>
    <w:rsid w:val="002006DA"/>
    <w:rsid w:val="00201203"/>
    <w:rsid w:val="00201653"/>
    <w:rsid w:val="00202269"/>
    <w:rsid w:val="00202CE3"/>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1D7A"/>
    <w:rsid w:val="00213A2E"/>
    <w:rsid w:val="002149A4"/>
    <w:rsid w:val="0021519E"/>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3A57"/>
    <w:rsid w:val="00244A4A"/>
    <w:rsid w:val="002455BA"/>
    <w:rsid w:val="00245982"/>
    <w:rsid w:val="00245FEC"/>
    <w:rsid w:val="00247ACC"/>
    <w:rsid w:val="00247CD3"/>
    <w:rsid w:val="00247EF6"/>
    <w:rsid w:val="00250E4B"/>
    <w:rsid w:val="0025111E"/>
    <w:rsid w:val="00251EC0"/>
    <w:rsid w:val="00252585"/>
    <w:rsid w:val="002528FB"/>
    <w:rsid w:val="002528FE"/>
    <w:rsid w:val="00253B2B"/>
    <w:rsid w:val="0025415A"/>
    <w:rsid w:val="002543CD"/>
    <w:rsid w:val="0025449D"/>
    <w:rsid w:val="00254C99"/>
    <w:rsid w:val="002560B5"/>
    <w:rsid w:val="002566AD"/>
    <w:rsid w:val="0025683E"/>
    <w:rsid w:val="00260981"/>
    <w:rsid w:val="00260FCD"/>
    <w:rsid w:val="002612DD"/>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34D"/>
    <w:rsid w:val="00276B2C"/>
    <w:rsid w:val="00276B68"/>
    <w:rsid w:val="00276D7D"/>
    <w:rsid w:val="002775EF"/>
    <w:rsid w:val="00277C32"/>
    <w:rsid w:val="00280665"/>
    <w:rsid w:val="002807D2"/>
    <w:rsid w:val="00280827"/>
    <w:rsid w:val="00280E57"/>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5FE5"/>
    <w:rsid w:val="00296401"/>
    <w:rsid w:val="002964C5"/>
    <w:rsid w:val="00296624"/>
    <w:rsid w:val="00296DCE"/>
    <w:rsid w:val="00297C05"/>
    <w:rsid w:val="002A00F4"/>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A84"/>
    <w:rsid w:val="002D0CA2"/>
    <w:rsid w:val="002D0CD1"/>
    <w:rsid w:val="002D1458"/>
    <w:rsid w:val="002D1560"/>
    <w:rsid w:val="002D27A8"/>
    <w:rsid w:val="002D2C53"/>
    <w:rsid w:val="002D2F79"/>
    <w:rsid w:val="002D3282"/>
    <w:rsid w:val="002D3850"/>
    <w:rsid w:val="002D3E10"/>
    <w:rsid w:val="002D432E"/>
    <w:rsid w:val="002D4A6F"/>
    <w:rsid w:val="002D4E29"/>
    <w:rsid w:val="002D5102"/>
    <w:rsid w:val="002D53B8"/>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4E8"/>
    <w:rsid w:val="002E5BF1"/>
    <w:rsid w:val="002E64BA"/>
    <w:rsid w:val="002E6F40"/>
    <w:rsid w:val="002E7C52"/>
    <w:rsid w:val="002E7F44"/>
    <w:rsid w:val="002F053B"/>
    <w:rsid w:val="002F132F"/>
    <w:rsid w:val="002F191E"/>
    <w:rsid w:val="002F243A"/>
    <w:rsid w:val="002F2528"/>
    <w:rsid w:val="002F26DF"/>
    <w:rsid w:val="002F3B43"/>
    <w:rsid w:val="002F4185"/>
    <w:rsid w:val="002F447C"/>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31D"/>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94E"/>
    <w:rsid w:val="00321EB2"/>
    <w:rsid w:val="00322273"/>
    <w:rsid w:val="0032261C"/>
    <w:rsid w:val="003229E1"/>
    <w:rsid w:val="00323239"/>
    <w:rsid w:val="0032337C"/>
    <w:rsid w:val="003233DA"/>
    <w:rsid w:val="00324223"/>
    <w:rsid w:val="00324E3F"/>
    <w:rsid w:val="00325EFA"/>
    <w:rsid w:val="00325F61"/>
    <w:rsid w:val="003264BA"/>
    <w:rsid w:val="003275BF"/>
    <w:rsid w:val="0032786B"/>
    <w:rsid w:val="003279E8"/>
    <w:rsid w:val="00327DCB"/>
    <w:rsid w:val="00330739"/>
    <w:rsid w:val="00330C96"/>
    <w:rsid w:val="003314BE"/>
    <w:rsid w:val="003314F4"/>
    <w:rsid w:val="003328B3"/>
    <w:rsid w:val="00332F4C"/>
    <w:rsid w:val="003337E7"/>
    <w:rsid w:val="00334111"/>
    <w:rsid w:val="0033412D"/>
    <w:rsid w:val="003341A0"/>
    <w:rsid w:val="003349C5"/>
    <w:rsid w:val="003358BD"/>
    <w:rsid w:val="0033594C"/>
    <w:rsid w:val="00335DA9"/>
    <w:rsid w:val="00336114"/>
    <w:rsid w:val="0033669D"/>
    <w:rsid w:val="00336B2A"/>
    <w:rsid w:val="00337617"/>
    <w:rsid w:val="003378F5"/>
    <w:rsid w:val="00337D44"/>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57C55"/>
    <w:rsid w:val="0036070B"/>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2FD3"/>
    <w:rsid w:val="003834B3"/>
    <w:rsid w:val="003835F3"/>
    <w:rsid w:val="003840E6"/>
    <w:rsid w:val="0038462B"/>
    <w:rsid w:val="00385470"/>
    <w:rsid w:val="0038714A"/>
    <w:rsid w:val="003871F9"/>
    <w:rsid w:val="00387500"/>
    <w:rsid w:val="00387B2F"/>
    <w:rsid w:val="00387FEF"/>
    <w:rsid w:val="003904BD"/>
    <w:rsid w:val="0039076C"/>
    <w:rsid w:val="00391875"/>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4DCF"/>
    <w:rsid w:val="003A4DFF"/>
    <w:rsid w:val="003A552C"/>
    <w:rsid w:val="003A58E5"/>
    <w:rsid w:val="003A668B"/>
    <w:rsid w:val="003A6937"/>
    <w:rsid w:val="003A78D4"/>
    <w:rsid w:val="003A7C02"/>
    <w:rsid w:val="003A7C25"/>
    <w:rsid w:val="003A7DED"/>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E7A"/>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121"/>
    <w:rsid w:val="003F6D64"/>
    <w:rsid w:val="003F7046"/>
    <w:rsid w:val="003F73F5"/>
    <w:rsid w:val="003F76E9"/>
    <w:rsid w:val="003F7995"/>
    <w:rsid w:val="003F7C3E"/>
    <w:rsid w:val="00400C4C"/>
    <w:rsid w:val="00400E03"/>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EA6"/>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B39"/>
    <w:rsid w:val="00432D96"/>
    <w:rsid w:val="0043338D"/>
    <w:rsid w:val="00434709"/>
    <w:rsid w:val="00434B3A"/>
    <w:rsid w:val="00435222"/>
    <w:rsid w:val="00435297"/>
    <w:rsid w:val="004353CA"/>
    <w:rsid w:val="004355CA"/>
    <w:rsid w:val="00436292"/>
    <w:rsid w:val="004364C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30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561"/>
    <w:rsid w:val="0049250B"/>
    <w:rsid w:val="00492EEB"/>
    <w:rsid w:val="00492FFC"/>
    <w:rsid w:val="004935F5"/>
    <w:rsid w:val="00494513"/>
    <w:rsid w:val="00494625"/>
    <w:rsid w:val="00494792"/>
    <w:rsid w:val="0049565D"/>
    <w:rsid w:val="0049580D"/>
    <w:rsid w:val="0049588D"/>
    <w:rsid w:val="00495D5E"/>
    <w:rsid w:val="00496009"/>
    <w:rsid w:val="0049639C"/>
    <w:rsid w:val="00497150"/>
    <w:rsid w:val="00497910"/>
    <w:rsid w:val="00497CA0"/>
    <w:rsid w:val="004A104F"/>
    <w:rsid w:val="004A131E"/>
    <w:rsid w:val="004A1BD9"/>
    <w:rsid w:val="004A1FEF"/>
    <w:rsid w:val="004A21EE"/>
    <w:rsid w:val="004A242B"/>
    <w:rsid w:val="004A27AC"/>
    <w:rsid w:val="004A378F"/>
    <w:rsid w:val="004A3B52"/>
    <w:rsid w:val="004A420A"/>
    <w:rsid w:val="004A47EC"/>
    <w:rsid w:val="004A5CF1"/>
    <w:rsid w:val="004A70BB"/>
    <w:rsid w:val="004A74FA"/>
    <w:rsid w:val="004A7E3F"/>
    <w:rsid w:val="004B01D1"/>
    <w:rsid w:val="004B08BF"/>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7AE"/>
    <w:rsid w:val="004D3A63"/>
    <w:rsid w:val="004D45EE"/>
    <w:rsid w:val="004D4669"/>
    <w:rsid w:val="004D51D5"/>
    <w:rsid w:val="004D5744"/>
    <w:rsid w:val="004D5785"/>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0390"/>
    <w:rsid w:val="004F0A00"/>
    <w:rsid w:val="004F1628"/>
    <w:rsid w:val="004F1822"/>
    <w:rsid w:val="004F1B4A"/>
    <w:rsid w:val="004F2541"/>
    <w:rsid w:val="004F269C"/>
    <w:rsid w:val="004F300E"/>
    <w:rsid w:val="004F4646"/>
    <w:rsid w:val="004F4788"/>
    <w:rsid w:val="004F532E"/>
    <w:rsid w:val="004F5817"/>
    <w:rsid w:val="004F5B04"/>
    <w:rsid w:val="004F5D6F"/>
    <w:rsid w:val="004F6781"/>
    <w:rsid w:val="004F6788"/>
    <w:rsid w:val="004F6C35"/>
    <w:rsid w:val="004F6D40"/>
    <w:rsid w:val="004F71C4"/>
    <w:rsid w:val="005001C0"/>
    <w:rsid w:val="00500458"/>
    <w:rsid w:val="00500A50"/>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24B"/>
    <w:rsid w:val="00515695"/>
    <w:rsid w:val="00516063"/>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6E2"/>
    <w:rsid w:val="00527703"/>
    <w:rsid w:val="00527EDD"/>
    <w:rsid w:val="00530A1E"/>
    <w:rsid w:val="00530BCC"/>
    <w:rsid w:val="00530C81"/>
    <w:rsid w:val="00531D06"/>
    <w:rsid w:val="005323A8"/>
    <w:rsid w:val="005323C6"/>
    <w:rsid w:val="00532BE3"/>
    <w:rsid w:val="00533D87"/>
    <w:rsid w:val="005353BA"/>
    <w:rsid w:val="005355B4"/>
    <w:rsid w:val="00535AD2"/>
    <w:rsid w:val="00535E66"/>
    <w:rsid w:val="00536136"/>
    <w:rsid w:val="00536406"/>
    <w:rsid w:val="005364FE"/>
    <w:rsid w:val="00536BE2"/>
    <w:rsid w:val="0053708D"/>
    <w:rsid w:val="0053719B"/>
    <w:rsid w:val="00537689"/>
    <w:rsid w:val="005376FE"/>
    <w:rsid w:val="0054056C"/>
    <w:rsid w:val="00541645"/>
    <w:rsid w:val="0054183F"/>
    <w:rsid w:val="00541D94"/>
    <w:rsid w:val="00541FDC"/>
    <w:rsid w:val="0054303F"/>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0E"/>
    <w:rsid w:val="005715D8"/>
    <w:rsid w:val="005721A0"/>
    <w:rsid w:val="00572468"/>
    <w:rsid w:val="005729B5"/>
    <w:rsid w:val="00572A38"/>
    <w:rsid w:val="00573391"/>
    <w:rsid w:val="00573602"/>
    <w:rsid w:val="00573A59"/>
    <w:rsid w:val="00573F37"/>
    <w:rsid w:val="005741E5"/>
    <w:rsid w:val="0057422A"/>
    <w:rsid w:val="00574F63"/>
    <w:rsid w:val="005751E8"/>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61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1B7"/>
    <w:rsid w:val="005C0555"/>
    <w:rsid w:val="005C05FC"/>
    <w:rsid w:val="005C0E86"/>
    <w:rsid w:val="005C17E8"/>
    <w:rsid w:val="005C1DB9"/>
    <w:rsid w:val="005C26E0"/>
    <w:rsid w:val="005C3A22"/>
    <w:rsid w:val="005C41B3"/>
    <w:rsid w:val="005C49B8"/>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0BC"/>
    <w:rsid w:val="005E12DF"/>
    <w:rsid w:val="005E1463"/>
    <w:rsid w:val="005E1594"/>
    <w:rsid w:val="005E1B00"/>
    <w:rsid w:val="005E2640"/>
    <w:rsid w:val="005E27CA"/>
    <w:rsid w:val="005E3114"/>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2D3E"/>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1E2"/>
    <w:rsid w:val="006367B2"/>
    <w:rsid w:val="00636916"/>
    <w:rsid w:val="00636B49"/>
    <w:rsid w:val="00636ED5"/>
    <w:rsid w:val="0063776E"/>
    <w:rsid w:val="006378E0"/>
    <w:rsid w:val="00640F73"/>
    <w:rsid w:val="00641B93"/>
    <w:rsid w:val="00643F7A"/>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B8C"/>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4339"/>
    <w:rsid w:val="00685524"/>
    <w:rsid w:val="00685918"/>
    <w:rsid w:val="00685A4D"/>
    <w:rsid w:val="00685EFF"/>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7FC"/>
    <w:rsid w:val="00696E08"/>
    <w:rsid w:val="0069705A"/>
    <w:rsid w:val="006970ED"/>
    <w:rsid w:val="006972F5"/>
    <w:rsid w:val="00697473"/>
    <w:rsid w:val="00697A48"/>
    <w:rsid w:val="00697B60"/>
    <w:rsid w:val="006A0197"/>
    <w:rsid w:val="006A1052"/>
    <w:rsid w:val="006A306A"/>
    <w:rsid w:val="006A4B67"/>
    <w:rsid w:val="006A4C58"/>
    <w:rsid w:val="006A62E0"/>
    <w:rsid w:val="006A698D"/>
    <w:rsid w:val="006A6B09"/>
    <w:rsid w:val="006A6FBA"/>
    <w:rsid w:val="006A77B8"/>
    <w:rsid w:val="006A7B8C"/>
    <w:rsid w:val="006B021C"/>
    <w:rsid w:val="006B1494"/>
    <w:rsid w:val="006B1979"/>
    <w:rsid w:val="006B1E82"/>
    <w:rsid w:val="006B30F3"/>
    <w:rsid w:val="006B38A2"/>
    <w:rsid w:val="006B55D1"/>
    <w:rsid w:val="006B5ABD"/>
    <w:rsid w:val="006B5C0E"/>
    <w:rsid w:val="006B622B"/>
    <w:rsid w:val="006B70B8"/>
    <w:rsid w:val="006C0461"/>
    <w:rsid w:val="006C04CC"/>
    <w:rsid w:val="006C07F1"/>
    <w:rsid w:val="006C0D25"/>
    <w:rsid w:val="006C0EB8"/>
    <w:rsid w:val="006C11F2"/>
    <w:rsid w:val="006C1731"/>
    <w:rsid w:val="006C174A"/>
    <w:rsid w:val="006C2A2E"/>
    <w:rsid w:val="006C2B7D"/>
    <w:rsid w:val="006C31D7"/>
    <w:rsid w:val="006C34D9"/>
    <w:rsid w:val="006C47F5"/>
    <w:rsid w:val="006C4C8D"/>
    <w:rsid w:val="006C4D84"/>
    <w:rsid w:val="006C4E09"/>
    <w:rsid w:val="006C5AB0"/>
    <w:rsid w:val="006C6885"/>
    <w:rsid w:val="006D018A"/>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ACB"/>
    <w:rsid w:val="006D6255"/>
    <w:rsid w:val="006D6E37"/>
    <w:rsid w:val="006D782A"/>
    <w:rsid w:val="006E0043"/>
    <w:rsid w:val="006E0C35"/>
    <w:rsid w:val="006E0E6C"/>
    <w:rsid w:val="006E1B5E"/>
    <w:rsid w:val="006E20AA"/>
    <w:rsid w:val="006E24C3"/>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B13"/>
    <w:rsid w:val="00727C26"/>
    <w:rsid w:val="00727D0E"/>
    <w:rsid w:val="0073062E"/>
    <w:rsid w:val="00730859"/>
    <w:rsid w:val="00730DFA"/>
    <w:rsid w:val="00731C05"/>
    <w:rsid w:val="00731FB8"/>
    <w:rsid w:val="00732803"/>
    <w:rsid w:val="00732C39"/>
    <w:rsid w:val="0073321F"/>
    <w:rsid w:val="00733F0D"/>
    <w:rsid w:val="00734289"/>
    <w:rsid w:val="0073434A"/>
    <w:rsid w:val="00734634"/>
    <w:rsid w:val="007346EE"/>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452"/>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AC0"/>
    <w:rsid w:val="00766D81"/>
    <w:rsid w:val="00767CE9"/>
    <w:rsid w:val="00770332"/>
    <w:rsid w:val="007708BC"/>
    <w:rsid w:val="007715BE"/>
    <w:rsid w:val="00771675"/>
    <w:rsid w:val="00771C1B"/>
    <w:rsid w:val="00772143"/>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077"/>
    <w:rsid w:val="007A7788"/>
    <w:rsid w:val="007A7B1A"/>
    <w:rsid w:val="007A7B40"/>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C7FA5"/>
    <w:rsid w:val="007D0B01"/>
    <w:rsid w:val="007D0EBD"/>
    <w:rsid w:val="007D1A7D"/>
    <w:rsid w:val="007D1C0F"/>
    <w:rsid w:val="007D2960"/>
    <w:rsid w:val="007D3578"/>
    <w:rsid w:val="007D44E0"/>
    <w:rsid w:val="007D4B10"/>
    <w:rsid w:val="007D60A1"/>
    <w:rsid w:val="007D664F"/>
    <w:rsid w:val="007D6DBA"/>
    <w:rsid w:val="007D795D"/>
    <w:rsid w:val="007D7CDF"/>
    <w:rsid w:val="007E03FE"/>
    <w:rsid w:val="007E080B"/>
    <w:rsid w:val="007E21EF"/>
    <w:rsid w:val="007E26B2"/>
    <w:rsid w:val="007E35BD"/>
    <w:rsid w:val="007E4116"/>
    <w:rsid w:val="007E426E"/>
    <w:rsid w:val="007E4B5C"/>
    <w:rsid w:val="007E4FCD"/>
    <w:rsid w:val="007E56B2"/>
    <w:rsid w:val="007E5BE0"/>
    <w:rsid w:val="007E60FC"/>
    <w:rsid w:val="007E6DD0"/>
    <w:rsid w:val="007E74F8"/>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614"/>
    <w:rsid w:val="008238A3"/>
    <w:rsid w:val="0082440D"/>
    <w:rsid w:val="00824F20"/>
    <w:rsid w:val="00825B4D"/>
    <w:rsid w:val="0082617A"/>
    <w:rsid w:val="008262E3"/>
    <w:rsid w:val="00826546"/>
    <w:rsid w:val="008268BF"/>
    <w:rsid w:val="00826E7E"/>
    <w:rsid w:val="00826F0F"/>
    <w:rsid w:val="00827146"/>
    <w:rsid w:val="0082721C"/>
    <w:rsid w:val="00827D86"/>
    <w:rsid w:val="008305A7"/>
    <w:rsid w:val="00830A02"/>
    <w:rsid w:val="00830EAF"/>
    <w:rsid w:val="008320EA"/>
    <w:rsid w:val="0083245F"/>
    <w:rsid w:val="00832762"/>
    <w:rsid w:val="00832ABB"/>
    <w:rsid w:val="00832DC9"/>
    <w:rsid w:val="00833E10"/>
    <w:rsid w:val="00833E38"/>
    <w:rsid w:val="008340A6"/>
    <w:rsid w:val="0083446A"/>
    <w:rsid w:val="00834888"/>
    <w:rsid w:val="0083524A"/>
    <w:rsid w:val="008355D8"/>
    <w:rsid w:val="00835796"/>
    <w:rsid w:val="008362DF"/>
    <w:rsid w:val="0083670E"/>
    <w:rsid w:val="00837C3F"/>
    <w:rsid w:val="0084015C"/>
    <w:rsid w:val="00840A09"/>
    <w:rsid w:val="00841E79"/>
    <w:rsid w:val="00842B92"/>
    <w:rsid w:val="008432D0"/>
    <w:rsid w:val="00843F99"/>
    <w:rsid w:val="00845475"/>
    <w:rsid w:val="0084633F"/>
    <w:rsid w:val="00846F6A"/>
    <w:rsid w:val="00847437"/>
    <w:rsid w:val="00847E22"/>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4D3"/>
    <w:rsid w:val="0086161A"/>
    <w:rsid w:val="008616D5"/>
    <w:rsid w:val="00861EB2"/>
    <w:rsid w:val="00861EED"/>
    <w:rsid w:val="008621DA"/>
    <w:rsid w:val="00862E9C"/>
    <w:rsid w:val="0086359A"/>
    <w:rsid w:val="0086365C"/>
    <w:rsid w:val="00863779"/>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77CAC"/>
    <w:rsid w:val="00880313"/>
    <w:rsid w:val="008805D2"/>
    <w:rsid w:val="008806AB"/>
    <w:rsid w:val="0088116D"/>
    <w:rsid w:val="008818E2"/>
    <w:rsid w:val="00881BFF"/>
    <w:rsid w:val="00881C9E"/>
    <w:rsid w:val="00881D5E"/>
    <w:rsid w:val="00881E43"/>
    <w:rsid w:val="00881F3F"/>
    <w:rsid w:val="008823A4"/>
    <w:rsid w:val="00882E7A"/>
    <w:rsid w:val="00882EFF"/>
    <w:rsid w:val="008830DB"/>
    <w:rsid w:val="0088377A"/>
    <w:rsid w:val="00883E8E"/>
    <w:rsid w:val="00885BE8"/>
    <w:rsid w:val="008860FB"/>
    <w:rsid w:val="0088639D"/>
    <w:rsid w:val="00886441"/>
    <w:rsid w:val="00886739"/>
    <w:rsid w:val="0088678D"/>
    <w:rsid w:val="00886882"/>
    <w:rsid w:val="00886895"/>
    <w:rsid w:val="00887C3F"/>
    <w:rsid w:val="00890158"/>
    <w:rsid w:val="00890DB1"/>
    <w:rsid w:val="00891174"/>
    <w:rsid w:val="00891F76"/>
    <w:rsid w:val="0089238F"/>
    <w:rsid w:val="00892D30"/>
    <w:rsid w:val="00892EA3"/>
    <w:rsid w:val="00893440"/>
    <w:rsid w:val="00893BFF"/>
    <w:rsid w:val="0089533D"/>
    <w:rsid w:val="00895567"/>
    <w:rsid w:val="0089686B"/>
    <w:rsid w:val="00896F20"/>
    <w:rsid w:val="00897EE6"/>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711"/>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5B1B"/>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57DE"/>
    <w:rsid w:val="008E6327"/>
    <w:rsid w:val="008E641D"/>
    <w:rsid w:val="008E7585"/>
    <w:rsid w:val="008E7D72"/>
    <w:rsid w:val="008E7D8B"/>
    <w:rsid w:val="008E7DEB"/>
    <w:rsid w:val="008F0E8A"/>
    <w:rsid w:val="008F11F4"/>
    <w:rsid w:val="008F13DD"/>
    <w:rsid w:val="008F1419"/>
    <w:rsid w:val="008F163C"/>
    <w:rsid w:val="008F17DE"/>
    <w:rsid w:val="008F1A1B"/>
    <w:rsid w:val="008F2408"/>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1A9"/>
    <w:rsid w:val="0091220D"/>
    <w:rsid w:val="00912820"/>
    <w:rsid w:val="00912B16"/>
    <w:rsid w:val="00913175"/>
    <w:rsid w:val="0091338B"/>
    <w:rsid w:val="00913907"/>
    <w:rsid w:val="00914EED"/>
    <w:rsid w:val="00915055"/>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620"/>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3359"/>
    <w:rsid w:val="0094373D"/>
    <w:rsid w:val="00943F89"/>
    <w:rsid w:val="009448E2"/>
    <w:rsid w:val="00944A5F"/>
    <w:rsid w:val="00944DC9"/>
    <w:rsid w:val="00944FA6"/>
    <w:rsid w:val="00944FBE"/>
    <w:rsid w:val="009456BC"/>
    <w:rsid w:val="00945799"/>
    <w:rsid w:val="00946216"/>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8A8"/>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4ED6"/>
    <w:rsid w:val="00985081"/>
    <w:rsid w:val="009855AA"/>
    <w:rsid w:val="00985790"/>
    <w:rsid w:val="00985AEC"/>
    <w:rsid w:val="00986236"/>
    <w:rsid w:val="009862FB"/>
    <w:rsid w:val="00986E36"/>
    <w:rsid w:val="009876A6"/>
    <w:rsid w:val="00987E97"/>
    <w:rsid w:val="0099162E"/>
    <w:rsid w:val="00991BA2"/>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412D"/>
    <w:rsid w:val="009B43C4"/>
    <w:rsid w:val="009B4DB6"/>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795"/>
    <w:rsid w:val="009D08D7"/>
    <w:rsid w:val="009D0A00"/>
    <w:rsid w:val="009D0A53"/>
    <w:rsid w:val="009D1539"/>
    <w:rsid w:val="009D159A"/>
    <w:rsid w:val="009D1874"/>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86A"/>
    <w:rsid w:val="009E4CFA"/>
    <w:rsid w:val="009E525E"/>
    <w:rsid w:val="009E5455"/>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A8E"/>
    <w:rsid w:val="009F5BFC"/>
    <w:rsid w:val="009F5EAB"/>
    <w:rsid w:val="009F60A0"/>
    <w:rsid w:val="009F714F"/>
    <w:rsid w:val="009F7443"/>
    <w:rsid w:val="009F7A34"/>
    <w:rsid w:val="009F7A8B"/>
    <w:rsid w:val="00A016D6"/>
    <w:rsid w:val="00A02B26"/>
    <w:rsid w:val="00A030A1"/>
    <w:rsid w:val="00A035C3"/>
    <w:rsid w:val="00A0426D"/>
    <w:rsid w:val="00A0444A"/>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6E1"/>
    <w:rsid w:val="00A1781A"/>
    <w:rsid w:val="00A2090B"/>
    <w:rsid w:val="00A21361"/>
    <w:rsid w:val="00A21710"/>
    <w:rsid w:val="00A21D36"/>
    <w:rsid w:val="00A22871"/>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2D5F"/>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74D0"/>
    <w:rsid w:val="00A475D2"/>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1A22"/>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4F0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2EA"/>
    <w:rsid w:val="00A92533"/>
    <w:rsid w:val="00A92F06"/>
    <w:rsid w:val="00A937DD"/>
    <w:rsid w:val="00A9381A"/>
    <w:rsid w:val="00A93A82"/>
    <w:rsid w:val="00A93E13"/>
    <w:rsid w:val="00A94296"/>
    <w:rsid w:val="00A9450E"/>
    <w:rsid w:val="00A94D00"/>
    <w:rsid w:val="00A95343"/>
    <w:rsid w:val="00A95F50"/>
    <w:rsid w:val="00A96695"/>
    <w:rsid w:val="00A968CA"/>
    <w:rsid w:val="00A974AE"/>
    <w:rsid w:val="00AA0B98"/>
    <w:rsid w:val="00AA10F5"/>
    <w:rsid w:val="00AA1861"/>
    <w:rsid w:val="00AA2C7F"/>
    <w:rsid w:val="00AA2E57"/>
    <w:rsid w:val="00AA38A3"/>
    <w:rsid w:val="00AA43A9"/>
    <w:rsid w:val="00AA4C4C"/>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3266"/>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22E"/>
    <w:rsid w:val="00AE1833"/>
    <w:rsid w:val="00AE200A"/>
    <w:rsid w:val="00AE2E09"/>
    <w:rsid w:val="00AE402E"/>
    <w:rsid w:val="00AE47E5"/>
    <w:rsid w:val="00AE4A6F"/>
    <w:rsid w:val="00AE4B5B"/>
    <w:rsid w:val="00AE4BAC"/>
    <w:rsid w:val="00AE52AA"/>
    <w:rsid w:val="00AE54F7"/>
    <w:rsid w:val="00AE5AB2"/>
    <w:rsid w:val="00AE5FD5"/>
    <w:rsid w:val="00AE60A3"/>
    <w:rsid w:val="00AE6E00"/>
    <w:rsid w:val="00AE7BD3"/>
    <w:rsid w:val="00AF1419"/>
    <w:rsid w:val="00AF14F4"/>
    <w:rsid w:val="00AF19C3"/>
    <w:rsid w:val="00AF1ABD"/>
    <w:rsid w:val="00AF2ADA"/>
    <w:rsid w:val="00AF2CC9"/>
    <w:rsid w:val="00AF2F31"/>
    <w:rsid w:val="00AF3003"/>
    <w:rsid w:val="00AF4C69"/>
    <w:rsid w:val="00AF5526"/>
    <w:rsid w:val="00AF5955"/>
    <w:rsid w:val="00AF79FE"/>
    <w:rsid w:val="00AF7F44"/>
    <w:rsid w:val="00B00210"/>
    <w:rsid w:val="00B0032B"/>
    <w:rsid w:val="00B003B6"/>
    <w:rsid w:val="00B01A66"/>
    <w:rsid w:val="00B01F15"/>
    <w:rsid w:val="00B04390"/>
    <w:rsid w:val="00B056AE"/>
    <w:rsid w:val="00B07332"/>
    <w:rsid w:val="00B075FC"/>
    <w:rsid w:val="00B103E5"/>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086"/>
    <w:rsid w:val="00B36124"/>
    <w:rsid w:val="00B364F9"/>
    <w:rsid w:val="00B366A1"/>
    <w:rsid w:val="00B3683A"/>
    <w:rsid w:val="00B3727B"/>
    <w:rsid w:val="00B37879"/>
    <w:rsid w:val="00B37A7A"/>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E96"/>
    <w:rsid w:val="00B83F9F"/>
    <w:rsid w:val="00B84188"/>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19B7"/>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779"/>
    <w:rsid w:val="00BC1A74"/>
    <w:rsid w:val="00BC1AEA"/>
    <w:rsid w:val="00BC222F"/>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95A"/>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0FE7"/>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0"/>
    <w:rsid w:val="00BF7B93"/>
    <w:rsid w:val="00BF7E31"/>
    <w:rsid w:val="00BF7F40"/>
    <w:rsid w:val="00C000CA"/>
    <w:rsid w:val="00C00614"/>
    <w:rsid w:val="00C00E7B"/>
    <w:rsid w:val="00C00FF8"/>
    <w:rsid w:val="00C01D0F"/>
    <w:rsid w:val="00C02E4B"/>
    <w:rsid w:val="00C040E7"/>
    <w:rsid w:val="00C04B45"/>
    <w:rsid w:val="00C04EB8"/>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823"/>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06E"/>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499"/>
    <w:rsid w:val="00C43625"/>
    <w:rsid w:val="00C43B21"/>
    <w:rsid w:val="00C43BD7"/>
    <w:rsid w:val="00C44B4D"/>
    <w:rsid w:val="00C450A7"/>
    <w:rsid w:val="00C4538C"/>
    <w:rsid w:val="00C47256"/>
    <w:rsid w:val="00C4745F"/>
    <w:rsid w:val="00C475B7"/>
    <w:rsid w:val="00C476E1"/>
    <w:rsid w:val="00C478C1"/>
    <w:rsid w:val="00C478D3"/>
    <w:rsid w:val="00C52566"/>
    <w:rsid w:val="00C527BD"/>
    <w:rsid w:val="00C53615"/>
    <w:rsid w:val="00C53830"/>
    <w:rsid w:val="00C53B69"/>
    <w:rsid w:val="00C53C6C"/>
    <w:rsid w:val="00C53E0C"/>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504C"/>
    <w:rsid w:val="00C651A1"/>
    <w:rsid w:val="00C651F6"/>
    <w:rsid w:val="00C65466"/>
    <w:rsid w:val="00C65996"/>
    <w:rsid w:val="00C65F02"/>
    <w:rsid w:val="00C670EB"/>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7516"/>
    <w:rsid w:val="00C77B34"/>
    <w:rsid w:val="00C80314"/>
    <w:rsid w:val="00C804EF"/>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429"/>
    <w:rsid w:val="00C945BE"/>
    <w:rsid w:val="00C9557C"/>
    <w:rsid w:val="00C95682"/>
    <w:rsid w:val="00C95E28"/>
    <w:rsid w:val="00C96CF9"/>
    <w:rsid w:val="00C97F0E"/>
    <w:rsid w:val="00CA006B"/>
    <w:rsid w:val="00CA051E"/>
    <w:rsid w:val="00CA0B32"/>
    <w:rsid w:val="00CA1871"/>
    <w:rsid w:val="00CA1A05"/>
    <w:rsid w:val="00CA1B2D"/>
    <w:rsid w:val="00CA2DA6"/>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3F47"/>
    <w:rsid w:val="00CC4246"/>
    <w:rsid w:val="00CC580B"/>
    <w:rsid w:val="00CC6943"/>
    <w:rsid w:val="00CC6C92"/>
    <w:rsid w:val="00CC6EAF"/>
    <w:rsid w:val="00CC70CC"/>
    <w:rsid w:val="00CD0A9B"/>
    <w:rsid w:val="00CD0B85"/>
    <w:rsid w:val="00CD0DC8"/>
    <w:rsid w:val="00CD11B7"/>
    <w:rsid w:val="00CD1A9F"/>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0A5"/>
    <w:rsid w:val="00CF51A6"/>
    <w:rsid w:val="00CF5256"/>
    <w:rsid w:val="00CF5510"/>
    <w:rsid w:val="00CF6DB1"/>
    <w:rsid w:val="00CF7858"/>
    <w:rsid w:val="00CF78F9"/>
    <w:rsid w:val="00D0021E"/>
    <w:rsid w:val="00D00E6B"/>
    <w:rsid w:val="00D01920"/>
    <w:rsid w:val="00D01CB3"/>
    <w:rsid w:val="00D025A8"/>
    <w:rsid w:val="00D0292E"/>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2E4"/>
    <w:rsid w:val="00D20CB6"/>
    <w:rsid w:val="00D20CD5"/>
    <w:rsid w:val="00D21EB0"/>
    <w:rsid w:val="00D224F5"/>
    <w:rsid w:val="00D2331B"/>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252"/>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8DE"/>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813"/>
    <w:rsid w:val="00D81A77"/>
    <w:rsid w:val="00D82479"/>
    <w:rsid w:val="00D82DD3"/>
    <w:rsid w:val="00D82DE0"/>
    <w:rsid w:val="00D82E95"/>
    <w:rsid w:val="00D8341D"/>
    <w:rsid w:val="00D83513"/>
    <w:rsid w:val="00D8373D"/>
    <w:rsid w:val="00D84727"/>
    <w:rsid w:val="00D85821"/>
    <w:rsid w:val="00D86289"/>
    <w:rsid w:val="00D876E4"/>
    <w:rsid w:val="00D912C4"/>
    <w:rsid w:val="00D91F52"/>
    <w:rsid w:val="00D922BD"/>
    <w:rsid w:val="00D9260A"/>
    <w:rsid w:val="00D950D3"/>
    <w:rsid w:val="00D9588F"/>
    <w:rsid w:val="00D95B31"/>
    <w:rsid w:val="00D95CBC"/>
    <w:rsid w:val="00D9628D"/>
    <w:rsid w:val="00D97A9D"/>
    <w:rsid w:val="00D97B37"/>
    <w:rsid w:val="00DA15CD"/>
    <w:rsid w:val="00DA1AB7"/>
    <w:rsid w:val="00DA2604"/>
    <w:rsid w:val="00DA28F9"/>
    <w:rsid w:val="00DA3676"/>
    <w:rsid w:val="00DA4B97"/>
    <w:rsid w:val="00DA4E79"/>
    <w:rsid w:val="00DA54A2"/>
    <w:rsid w:val="00DA5D71"/>
    <w:rsid w:val="00DA6975"/>
    <w:rsid w:val="00DA702B"/>
    <w:rsid w:val="00DA7867"/>
    <w:rsid w:val="00DA7C22"/>
    <w:rsid w:val="00DB062C"/>
    <w:rsid w:val="00DB0A9E"/>
    <w:rsid w:val="00DB0CEF"/>
    <w:rsid w:val="00DB1061"/>
    <w:rsid w:val="00DB152A"/>
    <w:rsid w:val="00DB1A1E"/>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19D"/>
    <w:rsid w:val="00DC5B5A"/>
    <w:rsid w:val="00DC678D"/>
    <w:rsid w:val="00DC684D"/>
    <w:rsid w:val="00DC7010"/>
    <w:rsid w:val="00DC76CF"/>
    <w:rsid w:val="00DC7819"/>
    <w:rsid w:val="00DD0D2A"/>
    <w:rsid w:val="00DD105A"/>
    <w:rsid w:val="00DD252C"/>
    <w:rsid w:val="00DD2960"/>
    <w:rsid w:val="00DD2C6B"/>
    <w:rsid w:val="00DD3EC4"/>
    <w:rsid w:val="00DD4CC3"/>
    <w:rsid w:val="00DD4E7B"/>
    <w:rsid w:val="00DD4FD0"/>
    <w:rsid w:val="00DD4FF3"/>
    <w:rsid w:val="00DD721F"/>
    <w:rsid w:val="00DD7223"/>
    <w:rsid w:val="00DE2145"/>
    <w:rsid w:val="00DE219E"/>
    <w:rsid w:val="00DE27D7"/>
    <w:rsid w:val="00DE2A2C"/>
    <w:rsid w:val="00DE2CCD"/>
    <w:rsid w:val="00DE3F75"/>
    <w:rsid w:val="00DE54D2"/>
    <w:rsid w:val="00DE609B"/>
    <w:rsid w:val="00DE77E5"/>
    <w:rsid w:val="00DF0724"/>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001E"/>
    <w:rsid w:val="00E314A5"/>
    <w:rsid w:val="00E328BC"/>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6EB6"/>
    <w:rsid w:val="00E4720B"/>
    <w:rsid w:val="00E47640"/>
    <w:rsid w:val="00E50706"/>
    <w:rsid w:val="00E518C8"/>
    <w:rsid w:val="00E52681"/>
    <w:rsid w:val="00E53123"/>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67520"/>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4A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7DD"/>
    <w:rsid w:val="00ED2CEB"/>
    <w:rsid w:val="00ED4882"/>
    <w:rsid w:val="00ED49F2"/>
    <w:rsid w:val="00ED53E2"/>
    <w:rsid w:val="00ED586A"/>
    <w:rsid w:val="00ED5B79"/>
    <w:rsid w:val="00ED6037"/>
    <w:rsid w:val="00ED610B"/>
    <w:rsid w:val="00ED6538"/>
    <w:rsid w:val="00ED6D11"/>
    <w:rsid w:val="00ED725D"/>
    <w:rsid w:val="00EE117D"/>
    <w:rsid w:val="00EE14C8"/>
    <w:rsid w:val="00EE19A6"/>
    <w:rsid w:val="00EE19DC"/>
    <w:rsid w:val="00EE1D62"/>
    <w:rsid w:val="00EE21A9"/>
    <w:rsid w:val="00EE3367"/>
    <w:rsid w:val="00EE3393"/>
    <w:rsid w:val="00EE3862"/>
    <w:rsid w:val="00EE433F"/>
    <w:rsid w:val="00EE5017"/>
    <w:rsid w:val="00EE6160"/>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A6F"/>
    <w:rsid w:val="00F01D09"/>
    <w:rsid w:val="00F01EA5"/>
    <w:rsid w:val="00F02136"/>
    <w:rsid w:val="00F026B6"/>
    <w:rsid w:val="00F03129"/>
    <w:rsid w:val="00F03E4F"/>
    <w:rsid w:val="00F04665"/>
    <w:rsid w:val="00F04A01"/>
    <w:rsid w:val="00F04D9E"/>
    <w:rsid w:val="00F0503A"/>
    <w:rsid w:val="00F05EA7"/>
    <w:rsid w:val="00F062FD"/>
    <w:rsid w:val="00F06D9A"/>
    <w:rsid w:val="00F07026"/>
    <w:rsid w:val="00F071E7"/>
    <w:rsid w:val="00F07F77"/>
    <w:rsid w:val="00F10C0F"/>
    <w:rsid w:val="00F10D5C"/>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B2E"/>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80B"/>
    <w:rsid w:val="00F3796F"/>
    <w:rsid w:val="00F4005B"/>
    <w:rsid w:val="00F42AB4"/>
    <w:rsid w:val="00F43633"/>
    <w:rsid w:val="00F43CB1"/>
    <w:rsid w:val="00F43DE3"/>
    <w:rsid w:val="00F440F3"/>
    <w:rsid w:val="00F442E4"/>
    <w:rsid w:val="00F44609"/>
    <w:rsid w:val="00F45BFE"/>
    <w:rsid w:val="00F46622"/>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67E6C"/>
    <w:rsid w:val="00F70001"/>
    <w:rsid w:val="00F705E0"/>
    <w:rsid w:val="00F718DE"/>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3E6"/>
    <w:rsid w:val="00FD093C"/>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1B1"/>
    <w:rsid w:val="00FE63A2"/>
    <w:rsid w:val="00FE6570"/>
    <w:rsid w:val="00FF0B4A"/>
    <w:rsid w:val="00FF13ED"/>
    <w:rsid w:val="00FF1559"/>
    <w:rsid w:val="00FF17CE"/>
    <w:rsid w:val="00FF2643"/>
    <w:rsid w:val="00FF2645"/>
    <w:rsid w:val="00FF26F3"/>
    <w:rsid w:val="00FF291E"/>
    <w:rsid w:val="00FF2CA8"/>
    <w:rsid w:val="00FF4106"/>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header" Target="header3.xml"/><Relationship Id="rId21" Type="http://schemas.openxmlformats.org/officeDocument/2006/relationships/image" Target="media/image4.jpeg"/><Relationship Id="rId34" Type="http://schemas.openxmlformats.org/officeDocument/2006/relationships/hyperlink" Target="https://registry.iho.int/" TargetMode="External"/><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header" Target="header9.xml"/><Relationship Id="rId55" Type="http://schemas.openxmlformats.org/officeDocument/2006/relationships/header" Target="header1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iho.int"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hyperlink" Target="http://www.epsg-registry.org" TargetMode="External"/><Relationship Id="rId37" Type="http://schemas.openxmlformats.org/officeDocument/2006/relationships/image" Target="media/image17.png"/><Relationship Id="rId40" Type="http://schemas.openxmlformats.org/officeDocument/2006/relationships/header" Target="header4.xml"/><Relationship Id="rId45" Type="http://schemas.openxmlformats.org/officeDocument/2006/relationships/header" Target="header6.xml"/><Relationship Id="rId53" Type="http://schemas.openxmlformats.org/officeDocument/2006/relationships/hyperlink" Target="http://www.iho.int"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5.png"/><Relationship Id="rId43" Type="http://schemas.openxmlformats.org/officeDocument/2006/relationships/footer" Target="footer4.xml"/><Relationship Id="rId48" Type="http://schemas.openxmlformats.org/officeDocument/2006/relationships/footer" Target="footer6.xml"/><Relationship Id="rId56" Type="http://schemas.openxmlformats.org/officeDocument/2006/relationships/footer" Target="footer9.xml"/><Relationship Id="rId8" Type="http://schemas.openxmlformats.org/officeDocument/2006/relationships/settings" Target="settings.xml"/><Relationship Id="rId51"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iho.int" TargetMode="External"/><Relationship Id="rId25" Type="http://schemas.openxmlformats.org/officeDocument/2006/relationships/image" Target="media/image8.jpeg"/><Relationship Id="rId33" Type="http://schemas.openxmlformats.org/officeDocument/2006/relationships/hyperlink" Target="http://www.epsg-registry.org/" TargetMode="External"/><Relationship Id="rId38" Type="http://schemas.openxmlformats.org/officeDocument/2006/relationships/image" Target="media/image18.png"/><Relationship Id="rId46" Type="http://schemas.openxmlformats.org/officeDocument/2006/relationships/header" Target="header7.xml"/><Relationship Id="rId59" Type="http://schemas.microsoft.com/office/2011/relationships/people" Target="people.xml"/><Relationship Id="rId20" Type="http://schemas.openxmlformats.org/officeDocument/2006/relationships/image" Target="media/image3.jpeg"/><Relationship Id="rId41" Type="http://schemas.openxmlformats.org/officeDocument/2006/relationships/header" Target="header5.xml"/><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eader" Target="header8.xml"/><Relationship Id="rId57" Type="http://schemas.openxmlformats.org/officeDocument/2006/relationships/footer" Target="footer10.xml"/><Relationship Id="rId10" Type="http://schemas.openxmlformats.org/officeDocument/2006/relationships/footnotes" Target="footnotes.xml"/><Relationship Id="rId31" Type="http://schemas.openxmlformats.org/officeDocument/2006/relationships/image" Target="media/image14.jpeg"/><Relationship Id="rId44" Type="http://schemas.openxmlformats.org/officeDocument/2006/relationships/hyperlink" Target="http://www.iho.int" TargetMode="External"/><Relationship Id="rId52" Type="http://schemas.openxmlformats.org/officeDocument/2006/relationships/footer" Target="footer8.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2.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80</Pages>
  <Words>25276</Words>
  <Characters>144074</Characters>
  <Application>Microsoft Office Word</Application>
  <DocSecurity>0</DocSecurity>
  <Lines>1200</Lines>
  <Paragraphs>338</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169012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Jeff Wootton</cp:lastModifiedBy>
  <cp:revision>29</cp:revision>
  <cp:lastPrinted>2024-03-21T12:27:00Z</cp:lastPrinted>
  <dcterms:created xsi:type="dcterms:W3CDTF">2024-06-23T20:03:00Z</dcterms:created>
  <dcterms:modified xsi:type="dcterms:W3CDTF">2024-06-25T06:26:00Z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